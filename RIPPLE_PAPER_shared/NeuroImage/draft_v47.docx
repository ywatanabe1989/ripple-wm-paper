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3AB24" w14:textId="358B6C6F" w:rsidR="00151CBB" w:rsidRPr="00304D94" w:rsidRDefault="00103C45" w:rsidP="00CE02C1">
      <w:pPr>
        <w:spacing w:line="360" w:lineRule="auto"/>
        <w:rPr>
          <w:rFonts w:ascii="Times New Roman" w:eastAsiaTheme="majorEastAsia" w:hAnsi="Times New Roman" w:cs="Times New Roman"/>
          <w:b/>
          <w:bCs/>
          <w:sz w:val="24"/>
          <w:szCs w:val="24"/>
        </w:rPr>
      </w:pPr>
      <w:r w:rsidRPr="00304D94">
        <w:rPr>
          <w:rFonts w:ascii="Times New Roman" w:eastAsiaTheme="majorEastAsia" w:hAnsi="Times New Roman" w:cs="Times New Roman"/>
          <w:b/>
          <w:bCs/>
          <w:sz w:val="24"/>
          <w:szCs w:val="24"/>
        </w:rPr>
        <w:t>Hippocampal neural fluctuation between memory encoding and retrieval states during a working memory task in humans</w:t>
      </w:r>
    </w:p>
    <w:p w14:paraId="0821A547" w14:textId="77777777" w:rsidR="008D6B36" w:rsidRPr="00304D94" w:rsidRDefault="008D6B36" w:rsidP="006E7BFE">
      <w:pPr>
        <w:spacing w:line="360" w:lineRule="auto"/>
        <w:contextualSpacing/>
        <w:jc w:val="left"/>
        <w:rPr>
          <w:rFonts w:ascii="Times New Roman" w:hAnsi="Times New Roman" w:cs="Times New Roman"/>
          <w:sz w:val="24"/>
          <w:szCs w:val="24"/>
        </w:rPr>
      </w:pPr>
    </w:p>
    <w:p w14:paraId="504D7D43" w14:textId="2D59FF63" w:rsidR="009D0CBE" w:rsidRPr="00304D94" w:rsidRDefault="00000000" w:rsidP="006E7BFE">
      <w:pPr>
        <w:spacing w:line="360" w:lineRule="auto"/>
        <w:contextualSpacing/>
        <w:jc w:val="left"/>
        <w:rPr>
          <w:rFonts w:ascii="Times New Roman" w:hAnsi="Times New Roman" w:cs="Times New Roman"/>
          <w:sz w:val="24"/>
          <w:szCs w:val="24"/>
          <w:vertAlign w:val="superscript"/>
        </w:rPr>
      </w:pPr>
      <w:r w:rsidRPr="00304D94">
        <w:rPr>
          <w:rFonts w:ascii="Times New Roman" w:hAnsi="Times New Roman" w:cs="Times New Roman"/>
          <w:sz w:val="24"/>
          <w:szCs w:val="24"/>
        </w:rPr>
        <w:t>Yusuke Watanabe</w:t>
      </w:r>
      <w:r w:rsidR="003E06D9">
        <w:rPr>
          <w:rFonts w:ascii="Times New Roman" w:hAnsi="Times New Roman" w:cs="Times New Roman"/>
          <w:sz w:val="24"/>
          <w:szCs w:val="24"/>
          <w:vertAlign w:val="superscript"/>
        </w:rPr>
        <w:t>*1</w:t>
      </w:r>
      <w:r w:rsidRPr="00304D94">
        <w:rPr>
          <w:rFonts w:ascii="Times New Roman" w:hAnsi="Times New Roman" w:cs="Times New Roman"/>
          <w:sz w:val="24"/>
          <w:szCs w:val="24"/>
        </w:rPr>
        <w:t>, Yuji Ikegaya</w:t>
      </w:r>
      <w:r w:rsidRPr="00304D94">
        <w:rPr>
          <w:rFonts w:ascii="Times New Roman" w:hAnsi="Times New Roman" w:cs="Times New Roman"/>
          <w:sz w:val="24"/>
          <w:szCs w:val="24"/>
          <w:vertAlign w:val="superscript"/>
        </w:rPr>
        <w:t>2</w:t>
      </w:r>
      <w:r w:rsidRPr="00304D94">
        <w:rPr>
          <w:rFonts w:ascii="Times New Roman" w:hAnsi="Times New Roman" w:cs="Times New Roman" w:hint="eastAsia"/>
          <w:sz w:val="24"/>
          <w:szCs w:val="24"/>
          <w:vertAlign w:val="superscript"/>
        </w:rPr>
        <w:t>,</w:t>
      </w:r>
      <w:r w:rsidR="00966FC2" w:rsidRPr="00304D94">
        <w:rPr>
          <w:rFonts w:ascii="Times New Roman" w:hAnsi="Times New Roman" w:cs="Times New Roman"/>
          <w:sz w:val="24"/>
          <w:szCs w:val="24"/>
          <w:vertAlign w:val="superscript"/>
        </w:rPr>
        <w:t>3,4</w:t>
      </w:r>
      <w:r w:rsidRPr="00304D94">
        <w:rPr>
          <w:rFonts w:ascii="Times New Roman" w:hAnsi="Times New Roman" w:cs="Times New Roman"/>
          <w:sz w:val="24"/>
          <w:szCs w:val="24"/>
        </w:rPr>
        <w:t>, Takufumi Yanagisawa</w:t>
      </w:r>
      <w:r w:rsidR="00966FC2" w:rsidRPr="00304D94">
        <w:rPr>
          <w:rFonts w:ascii="Times New Roman" w:hAnsi="Times New Roman" w:cs="Times New Roman"/>
          <w:sz w:val="24"/>
          <w:szCs w:val="24"/>
          <w:vertAlign w:val="superscript"/>
        </w:rPr>
        <w:t>1,5</w:t>
      </w:r>
    </w:p>
    <w:p w14:paraId="2F708FBE" w14:textId="77777777" w:rsidR="007A72A9" w:rsidRPr="00304D94" w:rsidRDefault="007A72A9" w:rsidP="006E7BFE">
      <w:pPr>
        <w:spacing w:line="360" w:lineRule="auto"/>
        <w:contextualSpacing/>
        <w:jc w:val="left"/>
        <w:rPr>
          <w:rFonts w:ascii="Times New Roman" w:hAnsi="Times New Roman" w:cs="Times New Roman"/>
          <w:sz w:val="24"/>
          <w:szCs w:val="24"/>
        </w:rPr>
      </w:pPr>
    </w:p>
    <w:p w14:paraId="5595035D" w14:textId="74855F08" w:rsidR="006D3F33" w:rsidRPr="00304D94" w:rsidRDefault="00966FC2" w:rsidP="006E7BFE">
      <w:pPr>
        <w:pStyle w:val="ListParagraph"/>
        <w:spacing w:line="360" w:lineRule="auto"/>
        <w:ind w:leftChars="0" w:left="0"/>
        <w:contextualSpacing/>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1 </w:t>
      </w:r>
      <w:r w:rsidRPr="00304D94">
        <w:rPr>
          <w:rFonts w:ascii="Times New Roman" w:hAnsi="Times New Roman" w:cs="Times New Roman"/>
          <w:sz w:val="24"/>
          <w:szCs w:val="24"/>
        </w:rPr>
        <w:t>Institute for Advanced Cocreation studies, Osaka University, Osaka, Japan</w:t>
      </w:r>
    </w:p>
    <w:p w14:paraId="50AEE32C" w14:textId="5E489A7D" w:rsidR="006D3F33" w:rsidRPr="00304D94" w:rsidRDefault="00966FC2" w:rsidP="006E7BFE">
      <w:pPr>
        <w:spacing w:line="360" w:lineRule="auto"/>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2 </w:t>
      </w:r>
      <w:r w:rsidRPr="00304D94">
        <w:rPr>
          <w:rFonts w:ascii="Times New Roman" w:hAnsi="Times New Roman" w:cs="Times New Roman"/>
          <w:sz w:val="24"/>
          <w:szCs w:val="24"/>
        </w:rPr>
        <w:t>Graduate School of Pharmaceutical Sciences, The University of Tokyo, Tokyo 113-0033, Japan</w:t>
      </w:r>
    </w:p>
    <w:p w14:paraId="4EA7E6C7" w14:textId="17271CF0" w:rsidR="00966FC2" w:rsidRPr="00304D94" w:rsidRDefault="00000000" w:rsidP="006E7BFE">
      <w:pPr>
        <w:spacing w:line="360" w:lineRule="auto"/>
        <w:jc w:val="left"/>
        <w:rPr>
          <w:rFonts w:ascii="Times New Roman" w:eastAsia="Times New Roman" w:hAnsi="Times New Roman" w:cs="Times New Roman"/>
          <w:sz w:val="22"/>
        </w:rPr>
      </w:pPr>
      <w:r w:rsidRPr="00304D94">
        <w:rPr>
          <w:rFonts w:ascii="Times New Roman" w:hAnsi="Times New Roman" w:cs="Times New Roman"/>
          <w:sz w:val="24"/>
          <w:szCs w:val="24"/>
          <w:vertAlign w:val="superscript"/>
        </w:rPr>
        <w:t xml:space="preserve">3 </w:t>
      </w:r>
      <w:r w:rsidRPr="00304D94">
        <w:rPr>
          <w:rFonts w:ascii="Times New Roman" w:hAnsi="Times New Roman" w:cs="Times New Roman"/>
          <w:sz w:val="24"/>
          <w:szCs w:val="24"/>
        </w:rPr>
        <w:t>Institute for AI and Beyond, The University of Tokyo, Tokyo 113-0033, Japan</w:t>
      </w:r>
    </w:p>
    <w:p w14:paraId="604DE766" w14:textId="29DE04FA" w:rsidR="006D3F33" w:rsidRPr="00304D94" w:rsidRDefault="00000000" w:rsidP="006E7BFE">
      <w:pPr>
        <w:spacing w:line="360" w:lineRule="auto"/>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4 </w:t>
      </w:r>
      <w:r w:rsidRPr="00304D94">
        <w:rPr>
          <w:rFonts w:ascii="Times New Roman" w:hAnsi="Times New Roman" w:cs="Times New Roman"/>
          <w:sz w:val="24"/>
          <w:szCs w:val="24"/>
        </w:rPr>
        <w:t>Center for Information and Neural Networks, National Institute of Information and</w:t>
      </w:r>
      <w:r w:rsidRPr="00304D94">
        <w:rPr>
          <w:rFonts w:ascii="Times New Roman" w:hAnsi="Times New Roman" w:cs="Times New Roman"/>
          <w:sz w:val="24"/>
          <w:szCs w:val="24"/>
        </w:rPr>
        <w:br/>
        <w:t xml:space="preserve"> Communications Technology, Suita City, Osaka, 565-0871, Japan</w:t>
      </w:r>
    </w:p>
    <w:p w14:paraId="27B31AC8" w14:textId="1B5224AD" w:rsidR="006D3F33" w:rsidRPr="00304D94" w:rsidRDefault="00000000" w:rsidP="006E7BFE">
      <w:pPr>
        <w:pStyle w:val="ListParagraph"/>
        <w:spacing w:line="360" w:lineRule="auto"/>
        <w:ind w:leftChars="0" w:left="0"/>
        <w:contextualSpacing/>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5 </w:t>
      </w:r>
      <w:r w:rsidRPr="00304D94">
        <w:rPr>
          <w:rFonts w:ascii="Times New Roman" w:hAnsi="Times New Roman" w:cs="Times New Roman"/>
          <w:sz w:val="24"/>
          <w:szCs w:val="24"/>
        </w:rPr>
        <w:t>Department of Neurosurgery, Osaka University Graduate School of Medicine, Osaka, Japan</w:t>
      </w:r>
    </w:p>
    <w:p w14:paraId="02EA087B" w14:textId="77777777" w:rsidR="004D043C" w:rsidRPr="00304D94" w:rsidRDefault="004D043C" w:rsidP="006E7BFE">
      <w:pPr>
        <w:pStyle w:val="ListParagraph"/>
        <w:spacing w:line="360" w:lineRule="auto"/>
        <w:ind w:leftChars="0" w:left="0"/>
        <w:contextualSpacing/>
        <w:jc w:val="left"/>
        <w:rPr>
          <w:rFonts w:ascii="Times New Roman" w:hAnsi="Times New Roman" w:cs="Times New Roman"/>
          <w:sz w:val="24"/>
          <w:szCs w:val="24"/>
        </w:rPr>
      </w:pPr>
    </w:p>
    <w:p w14:paraId="73D52B1C" w14:textId="77777777" w:rsidR="001037CE" w:rsidRPr="00304D94" w:rsidRDefault="001037CE" w:rsidP="006E7BFE">
      <w:pPr>
        <w:spacing w:line="360" w:lineRule="auto"/>
        <w:contextualSpacing/>
        <w:jc w:val="left"/>
        <w:rPr>
          <w:rFonts w:ascii="Times New Roman" w:hAnsi="Times New Roman" w:cs="Times New Roman"/>
          <w:sz w:val="24"/>
          <w:szCs w:val="24"/>
        </w:rPr>
      </w:pPr>
    </w:p>
    <w:p w14:paraId="5ACF420D" w14:textId="77777777" w:rsidR="00EB0CF9" w:rsidRPr="00304D94" w:rsidRDefault="00EB0CF9" w:rsidP="00EB0CF9">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*Corresponding author</w:t>
      </w:r>
    </w:p>
    <w:p w14:paraId="5C25C25D" w14:textId="77777777" w:rsidR="00EB0CF9" w:rsidRDefault="00EB0CF9" w:rsidP="00EB0CF9">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Yusuke Watanabe</w:t>
      </w:r>
    </w:p>
    <w:p w14:paraId="2F9E5B3A" w14:textId="77777777" w:rsidR="00EB0CF9" w:rsidRPr="00304D94" w:rsidRDefault="00EB0CF9" w:rsidP="00EB0CF9">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Institute for Advanced Cocreation studies, Osaka University, Osaka, Japan, 2-2 Yamadaoka, Suita, Osaka 565-0871, Japan.</w:t>
      </w:r>
    </w:p>
    <w:p w14:paraId="691E9A0F" w14:textId="77777777" w:rsidR="00EB0CF9" w:rsidRPr="00304D94" w:rsidRDefault="00EB0CF9" w:rsidP="00EB0CF9">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Tel: +81-6-6879-3652</w:t>
      </w:r>
    </w:p>
    <w:p w14:paraId="5609110F" w14:textId="77777777" w:rsidR="00EB0CF9" w:rsidRPr="00304D94" w:rsidRDefault="00EB0CF9" w:rsidP="00EB0CF9">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E</w:t>
      </w:r>
      <w:r w:rsidRPr="00304D94">
        <w:rPr>
          <w:rFonts w:ascii="Times New Roman" w:hAnsi="Times New Roman" w:cs="Times New Roman"/>
          <w:sz w:val="24"/>
          <w:szCs w:val="24"/>
        </w:rPr>
        <w:t xml:space="preserve">-mail: </w:t>
      </w:r>
      <w:r w:rsidRPr="00E341E2">
        <w:rPr>
          <w:rFonts w:ascii="Times New Roman" w:eastAsia="Times New Roman" w:hAnsi="Times New Roman" w:cs="Times New Roman"/>
          <w:noProof/>
        </w:rPr>
        <w:t>ywatanabe@alumni.u-tokyo.ac.jp</w:t>
      </w:r>
    </w:p>
    <w:p w14:paraId="004A7B94" w14:textId="77777777" w:rsidR="000B5D14" w:rsidRPr="00304D94" w:rsidRDefault="00000000" w:rsidP="006E7BFE">
      <w:pPr>
        <w:widowControl/>
        <w:spacing w:line="360" w:lineRule="auto"/>
        <w:contextualSpacing/>
        <w:jc w:val="left"/>
        <w:rPr>
          <w:rFonts w:ascii="Times New Roman" w:hAnsi="Times New Roman" w:cs="Times New Roman"/>
          <w:color w:val="BFBFBF" w:themeColor="background1" w:themeShade="BF"/>
          <w:sz w:val="24"/>
          <w:szCs w:val="24"/>
        </w:rPr>
      </w:pPr>
      <w:r w:rsidRPr="00304D94">
        <w:rPr>
          <w:rFonts w:ascii="Times New Roman" w:hAnsi="Times New Roman" w:cs="Times New Roman"/>
          <w:color w:val="BFBFBF" w:themeColor="background1" w:themeShade="BF"/>
          <w:sz w:val="24"/>
        </w:rPr>
        <w:br w:type="page"/>
      </w:r>
    </w:p>
    <w:p w14:paraId="470D73F0" w14:textId="1A6019B1" w:rsidR="00A57A20" w:rsidRPr="00304D94" w:rsidRDefault="00342154" w:rsidP="006E7BFE">
      <w:pPr>
        <w:pStyle w:val="Heading1"/>
        <w:spacing w:line="360" w:lineRule="auto"/>
        <w:rPr>
          <w:rFonts w:ascii="Times New Roman" w:hAnsi="Times New Roman" w:cs="Times New Roman"/>
          <w:b/>
          <w:bCs/>
          <w:color w:val="BFBFBF" w:themeColor="background1" w:themeShade="BF"/>
        </w:rPr>
      </w:pPr>
      <w:r>
        <w:rPr>
          <w:rFonts w:ascii="Times New Roman" w:hAnsi="Times New Roman" w:cs="Times New Roman"/>
          <w:b/>
          <w:bCs/>
        </w:rPr>
        <w:lastRenderedPageBreak/>
        <w:t>Summary</w:t>
      </w:r>
    </w:p>
    <w:p w14:paraId="5DBB57E7" w14:textId="70F6CEC6" w:rsidR="00602DDD" w:rsidRDefault="00DC3766" w:rsidP="00547F5F">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Working memory (WM) is essential for everyday life, yet its neural </w:t>
      </w:r>
      <w:r w:rsidR="00D049B1">
        <w:rPr>
          <w:rFonts w:ascii="Times New Roman" w:hAnsi="Times New Roman" w:cs="Times New Roman"/>
          <w:sz w:val="24"/>
          <w:szCs w:val="24"/>
        </w:rPr>
        <w:t xml:space="preserve">mechanism </w:t>
      </w:r>
      <w:r w:rsidRPr="00304D94">
        <w:rPr>
          <w:rFonts w:ascii="Times New Roman" w:hAnsi="Times New Roman" w:cs="Times New Roman"/>
          <w:sz w:val="24"/>
          <w:szCs w:val="24"/>
        </w:rPr>
        <w:t xml:space="preserve">remains unclear. </w:t>
      </w:r>
      <w:r w:rsidR="00054187">
        <w:rPr>
          <w:rFonts w:ascii="Times New Roman" w:hAnsi="Times New Roman" w:cs="Times New Roman"/>
          <w:sz w:val="24"/>
          <w:szCs w:val="24"/>
        </w:rPr>
        <w:t>While</w:t>
      </w:r>
      <w:r w:rsidR="00054187" w:rsidRPr="00304D94">
        <w:rPr>
          <w:rFonts w:ascii="Times New Roman" w:hAnsi="Times New Roman" w:cs="Times New Roman"/>
          <w:sz w:val="24"/>
          <w:szCs w:val="24"/>
        </w:rPr>
        <w:t xml:space="preserve"> </w:t>
      </w:r>
      <w:r w:rsidRPr="00304D94">
        <w:rPr>
          <w:rFonts w:ascii="Times New Roman" w:hAnsi="Times New Roman" w:cs="Times New Roman"/>
          <w:sz w:val="24"/>
          <w:szCs w:val="24"/>
        </w:rPr>
        <w:t xml:space="preserve">the hippocampus </w:t>
      </w:r>
      <w:r w:rsidR="00054187">
        <w:rPr>
          <w:rFonts w:ascii="Times New Roman" w:hAnsi="Times New Roman" w:cs="Times New Roman"/>
          <w:sz w:val="24"/>
          <w:szCs w:val="24"/>
        </w:rPr>
        <w:t>is known to play a role</w:t>
      </w:r>
      <w:r w:rsidRPr="00304D94">
        <w:rPr>
          <w:rFonts w:ascii="Times New Roman" w:hAnsi="Times New Roman" w:cs="Times New Roman"/>
          <w:sz w:val="24"/>
          <w:szCs w:val="24"/>
        </w:rPr>
        <w:t xml:space="preserve"> in memory consolidation and retrieval, its </w:t>
      </w:r>
      <w:r w:rsidR="006817B4">
        <w:rPr>
          <w:rFonts w:ascii="Times New Roman" w:hAnsi="Times New Roman" w:cs="Times New Roman"/>
          <w:sz w:val="24"/>
          <w:szCs w:val="24"/>
        </w:rPr>
        <w:t>involvement</w:t>
      </w:r>
      <w:r w:rsidR="006817B4" w:rsidRPr="00304D94">
        <w:rPr>
          <w:rFonts w:ascii="Times New Roman" w:hAnsi="Times New Roman" w:cs="Times New Roman"/>
          <w:sz w:val="24"/>
          <w:szCs w:val="24"/>
        </w:rPr>
        <w:t xml:space="preserve"> </w:t>
      </w:r>
      <w:r w:rsidRPr="00304D94">
        <w:rPr>
          <w:rFonts w:ascii="Times New Roman" w:hAnsi="Times New Roman" w:cs="Times New Roman"/>
          <w:sz w:val="24"/>
          <w:szCs w:val="24"/>
        </w:rPr>
        <w:t xml:space="preserve">in WM tasks </w:t>
      </w:r>
      <w:r w:rsidR="00C53423">
        <w:rPr>
          <w:rFonts w:ascii="Times New Roman" w:hAnsi="Times New Roman" w:cs="Times New Roman"/>
          <w:sz w:val="24"/>
          <w:szCs w:val="24"/>
        </w:rPr>
        <w:t>has yet to be fully elucidated</w:t>
      </w:r>
      <w:r w:rsidRPr="00304D94">
        <w:rPr>
          <w:rFonts w:ascii="Times New Roman" w:hAnsi="Times New Roman" w:cs="Times New Roman"/>
          <w:sz w:val="24"/>
          <w:szCs w:val="24"/>
        </w:rPr>
        <w:t xml:space="preserve">. We hypothesized that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activities in the hippocampus alter their representations depending on the memory load and phase of a WM task, particularly in relation to sharp-wave ripple complexes (SWRs), which </w:t>
      </w:r>
      <w:r w:rsidRPr="00304D94">
        <w:rPr>
          <w:rFonts w:ascii="Times New Roman" w:eastAsia="Yu Mincho" w:hAnsi="Times New Roman" w:cs="Times New Roman"/>
          <w:sz w:val="24"/>
          <w:szCs w:val="24"/>
        </w:rPr>
        <w:t>are</w:t>
      </w:r>
      <w:r w:rsidRPr="00304D94">
        <w:rPr>
          <w:rFonts w:ascii="Times New Roman" w:hAnsi="Times New Roman" w:cs="Times New Roman"/>
          <w:sz w:val="24"/>
          <w:szCs w:val="24"/>
        </w:rPr>
        <w:t xml:space="preserve"> known </w:t>
      </w:r>
      <w:r w:rsidR="00054187">
        <w:rPr>
          <w:rFonts w:ascii="Times New Roman" w:hAnsi="Times New Roman" w:cs="Times New Roman"/>
          <w:sz w:val="24"/>
          <w:szCs w:val="24"/>
        </w:rPr>
        <w:t xml:space="preserve">to be </w:t>
      </w:r>
      <w:r w:rsidRPr="00304D94">
        <w:rPr>
          <w:rFonts w:ascii="Times New Roman" w:hAnsi="Times New Roman" w:cs="Times New Roman"/>
          <w:sz w:val="24"/>
          <w:szCs w:val="24"/>
        </w:rPr>
        <w:t xml:space="preserve">various cognitive </w:t>
      </w:r>
      <w:r w:rsidRPr="00D2027B">
        <w:rPr>
          <w:rFonts w:ascii="Times New Roman" w:hAnsi="Times New Roman" w:cs="Times New Roman"/>
          <w:sz w:val="24"/>
          <w:szCs w:val="24"/>
        </w:rPr>
        <w:t>biomarkers</w:t>
      </w:r>
      <w:r w:rsidRPr="00304D94">
        <w:rPr>
          <w:rFonts w:ascii="Times New Roman" w:hAnsi="Times New Roman" w:cs="Times New Roman"/>
          <w:sz w:val="24"/>
          <w:szCs w:val="24"/>
        </w:rPr>
        <w:t>.</w:t>
      </w:r>
      <w:r w:rsidRPr="00D2027B">
        <w:rPr>
          <w:rFonts w:ascii="Times New Roman" w:hAnsi="Times New Roman" w:cs="Times New Roman"/>
          <w:sz w:val="24"/>
          <w:szCs w:val="24"/>
        </w:rPr>
        <w:t xml:space="preserve"> </w:t>
      </w:r>
      <w:r w:rsidR="00054187">
        <w:rPr>
          <w:rFonts w:ascii="Times New Roman" w:hAnsi="Times New Roman" w:cs="Times New Roman"/>
          <w:sz w:val="24"/>
          <w:szCs w:val="24"/>
        </w:rPr>
        <w:t>To test the hypothesis</w:t>
      </w:r>
      <w:r w:rsidR="006817B4" w:rsidRPr="00D2027B">
        <w:rPr>
          <w:rFonts w:ascii="Times New Roman" w:hAnsi="Times New Roman" w:cs="Times New Roman"/>
          <w:sz w:val="24"/>
          <w:szCs w:val="24"/>
        </w:rPr>
        <w:t xml:space="preserve">, </w:t>
      </w:r>
      <w:r w:rsidRPr="00304D94">
        <w:rPr>
          <w:rFonts w:ascii="Times New Roman" w:hAnsi="Times New Roman" w:cs="Times New Roman"/>
          <w:sz w:val="24"/>
          <w:szCs w:val="24"/>
        </w:rPr>
        <w:t xml:space="preserve">intracranial electroencephalogram (iEEG) data </w:t>
      </w:r>
      <w:r w:rsidR="007F2D54">
        <w:rPr>
          <w:rFonts w:ascii="Times New Roman" w:hAnsi="Times New Roman" w:cs="Times New Roman"/>
          <w:sz w:val="24"/>
          <w:szCs w:val="24"/>
        </w:rPr>
        <w:t xml:space="preserve">were </w:t>
      </w:r>
      <w:r w:rsidRPr="00304D94">
        <w:rPr>
          <w:rFonts w:ascii="Times New Roman" w:hAnsi="Times New Roman" w:cs="Times New Roman"/>
          <w:sz w:val="24"/>
          <w:szCs w:val="24"/>
        </w:rPr>
        <w:t>recorded from the medial temporal lobe (MTL)</w:t>
      </w:r>
      <w:r w:rsidR="00376618">
        <w:rPr>
          <w:rFonts w:ascii="Times New Roman" w:hAnsi="Times New Roman" w:cs="Times New Roman"/>
          <w:sz w:val="24"/>
          <w:szCs w:val="24"/>
        </w:rPr>
        <w:t xml:space="preserve"> regions</w:t>
      </w:r>
      <w:r w:rsidRPr="00304D94">
        <w:rPr>
          <w:rFonts w:ascii="Times New Roman" w:hAnsi="Times New Roman" w:cs="Times New Roman"/>
          <w:sz w:val="24"/>
          <w:szCs w:val="24"/>
        </w:rPr>
        <w:t xml:space="preserve"> of nine patients with epilepsy. During the recording, all subjects performed an eight-second Sternberg test, </w:t>
      </w:r>
      <w:r w:rsidR="00054187">
        <w:rPr>
          <w:rFonts w:ascii="Times New Roman" w:hAnsi="Times New Roman" w:cs="Times New Roman"/>
          <w:sz w:val="24"/>
          <w:szCs w:val="24"/>
        </w:rPr>
        <w:t>where</w:t>
      </w:r>
      <w:r w:rsidRPr="00304D94">
        <w:rPr>
          <w:rFonts w:ascii="Times New Roman" w:hAnsi="Times New Roman" w:cs="Times New Roman"/>
          <w:sz w:val="24"/>
          <w:szCs w:val="24"/>
        </w:rPr>
        <w:t xml:space="preserve"> they memorized sets of four, six, or eight letters (encoding phase), waited for three seconds (maintenance phase), and </w:t>
      </w:r>
      <w:r w:rsidR="00054187">
        <w:rPr>
          <w:rFonts w:ascii="Times New Roman" w:hAnsi="Times New Roman" w:cs="Times New Roman"/>
          <w:sz w:val="24"/>
          <w:szCs w:val="24"/>
        </w:rPr>
        <w:t xml:space="preserve">then </w:t>
      </w:r>
      <w:r w:rsidRPr="00304D94">
        <w:rPr>
          <w:rFonts w:ascii="Times New Roman" w:hAnsi="Times New Roman" w:cs="Times New Roman"/>
          <w:sz w:val="24"/>
          <w:szCs w:val="24"/>
        </w:rPr>
        <w:t xml:space="preserve">recalled whether a probe letter was included or not (retrieval phase). Gaussian-process factor analysis </w:t>
      </w:r>
      <w:r w:rsidR="00054187">
        <w:rPr>
          <w:rFonts w:ascii="Times New Roman" w:hAnsi="Times New Roman" w:cs="Times New Roman"/>
          <w:sz w:val="24"/>
          <w:szCs w:val="24"/>
        </w:rPr>
        <w:t xml:space="preserve">was used </w:t>
      </w:r>
      <w:r w:rsidRPr="00304D94">
        <w:rPr>
          <w:rFonts w:ascii="Times New Roman" w:hAnsi="Times New Roman" w:cs="Times New Roman"/>
          <w:sz w:val="24"/>
          <w:szCs w:val="24"/>
        </w:rPr>
        <w:t xml:space="preserve">to </w:t>
      </w:r>
      <w:r w:rsidR="000948CF">
        <w:rPr>
          <w:rFonts w:ascii="Times New Roman" w:hAnsi="Times New Roman" w:cs="Times New Roman"/>
          <w:sz w:val="24"/>
          <w:szCs w:val="24"/>
        </w:rPr>
        <w:t>calculate</w:t>
      </w:r>
      <w:r w:rsidR="00C45162" w:rsidRPr="00304D94">
        <w:rPr>
          <w:rFonts w:ascii="Times New Roman" w:hAnsi="Times New Roman" w:cs="Times New Roman"/>
          <w:sz w:val="24"/>
          <w:szCs w:val="24"/>
        </w:rPr>
        <w:t xml:space="preserve"> </w:t>
      </w:r>
      <w:r w:rsidRPr="00304D94">
        <w:rPr>
          <w:rFonts w:ascii="Times New Roman" w:hAnsi="Times New Roman" w:cs="Times New Roman"/>
          <w:sz w:val="24"/>
          <w:szCs w:val="24"/>
        </w:rPr>
        <w:t xml:space="preserve">the </w:t>
      </w:r>
      <w:r w:rsidR="00C45162">
        <w:rPr>
          <w:rFonts w:ascii="Times New Roman" w:hAnsi="Times New Roman" w:cs="Times New Roman"/>
          <w:sz w:val="24"/>
          <w:szCs w:val="24"/>
        </w:rPr>
        <w:t xml:space="preserve">low-dimensional </w:t>
      </w:r>
      <w:r w:rsidRPr="00304D94">
        <w:rPr>
          <w:rFonts w:ascii="Times New Roman" w:hAnsi="Times New Roman" w:cs="Times New Roman"/>
          <w:sz w:val="24"/>
          <w:szCs w:val="24"/>
        </w:rPr>
        <w:t xml:space="preserve">neural </w:t>
      </w:r>
      <w:r w:rsidR="007E7FD7" w:rsidRPr="00304D94">
        <w:rPr>
          <w:rFonts w:ascii="Times New Roman" w:hAnsi="Times New Roman" w:cs="Times New Roman"/>
          <w:sz w:val="24"/>
          <w:szCs w:val="24"/>
        </w:rPr>
        <w:t>trajector</w:t>
      </w:r>
      <w:r w:rsidR="007E7FD7">
        <w:rPr>
          <w:rFonts w:ascii="Times New Roman" w:hAnsi="Times New Roman" w:cs="Times New Roman"/>
          <w:sz w:val="24"/>
          <w:szCs w:val="24"/>
        </w:rPr>
        <w:t>y</w:t>
      </w:r>
      <w:r w:rsidR="007E7FD7" w:rsidRPr="00304D94">
        <w:rPr>
          <w:rFonts w:ascii="Times New Roman" w:hAnsi="Times New Roman" w:cs="Times New Roman"/>
          <w:sz w:val="24"/>
          <w:szCs w:val="24"/>
        </w:rPr>
        <w:t xml:space="preserve"> </w:t>
      </w:r>
      <w:r w:rsidRPr="00304D94">
        <w:rPr>
          <w:rFonts w:ascii="Times New Roman" w:hAnsi="Times New Roman" w:cs="Times New Roman"/>
          <w:sz w:val="24"/>
          <w:szCs w:val="24"/>
        </w:rPr>
        <w:t>of MTL regions during the task</w:t>
      </w:r>
      <w:r w:rsidR="00D53B92">
        <w:rPr>
          <w:rFonts w:ascii="Times New Roman" w:hAnsi="Times New Roman" w:cs="Times New Roman"/>
          <w:sz w:val="24"/>
          <w:szCs w:val="24"/>
        </w:rPr>
        <w:t xml:space="preserve">. </w:t>
      </w:r>
      <w:r w:rsidRPr="00304D94">
        <w:rPr>
          <w:rFonts w:ascii="Times New Roman" w:hAnsi="Times New Roman" w:cs="Times New Roman"/>
          <w:sz w:val="24"/>
          <w:szCs w:val="24"/>
        </w:rPr>
        <w:t xml:space="preserve">SWRs </w:t>
      </w:r>
      <w:r w:rsidR="00054187">
        <w:rPr>
          <w:rFonts w:ascii="Times New Roman" w:hAnsi="Times New Roman" w:cs="Times New Roman"/>
          <w:sz w:val="24"/>
          <w:szCs w:val="24"/>
        </w:rPr>
        <w:t xml:space="preserve">were detected </w:t>
      </w:r>
      <w:r w:rsidRPr="00304D94">
        <w:rPr>
          <w:rFonts w:ascii="Times New Roman" w:hAnsi="Times New Roman" w:cs="Times New Roman"/>
          <w:sz w:val="24"/>
          <w:szCs w:val="24"/>
        </w:rPr>
        <w:t xml:space="preserve">from </w:t>
      </w:r>
      <w:r w:rsidR="007E7FD7">
        <w:rPr>
          <w:rFonts w:ascii="Times New Roman" w:hAnsi="Times New Roman" w:cs="Times New Roman"/>
          <w:sz w:val="24"/>
          <w:szCs w:val="24"/>
        </w:rPr>
        <w:t xml:space="preserve">putative </w:t>
      </w:r>
      <w:r w:rsidR="00054187">
        <w:rPr>
          <w:rFonts w:ascii="Times New Roman" w:hAnsi="Times New Roman" w:cs="Times New Roman"/>
          <w:sz w:val="24"/>
          <w:szCs w:val="24"/>
        </w:rPr>
        <w:t xml:space="preserve">hippocampal </w:t>
      </w:r>
      <w:r w:rsidR="007E7FD7">
        <w:rPr>
          <w:rFonts w:ascii="Times New Roman" w:hAnsi="Times New Roman" w:cs="Times New Roman"/>
          <w:sz w:val="24"/>
          <w:szCs w:val="24"/>
        </w:rPr>
        <w:t>CA1 areas</w:t>
      </w:r>
      <w:r w:rsidRPr="00304D94">
        <w:rPr>
          <w:rFonts w:ascii="Times New Roman" w:hAnsi="Times New Roman" w:cs="Times New Roman"/>
          <w:sz w:val="24"/>
          <w:szCs w:val="24"/>
        </w:rPr>
        <w:t>.</w:t>
      </w:r>
      <w:r w:rsidR="00FD5BFC">
        <w:rPr>
          <w:rFonts w:ascii="Times New Roman" w:hAnsi="Times New Roman" w:cs="Times New Roman"/>
          <w:sz w:val="24"/>
          <w:szCs w:val="24"/>
        </w:rPr>
        <w:t xml:space="preserve"> </w:t>
      </w:r>
      <w:r w:rsidR="00602DDD" w:rsidRPr="00602DDD">
        <w:rPr>
          <w:rFonts w:ascii="Times New Roman" w:hAnsi="Times New Roman" w:cs="Times New Roman"/>
          <w:sz w:val="24"/>
          <w:szCs w:val="24"/>
        </w:rPr>
        <w:t xml:space="preserve">The results showed that the trajectory </w:t>
      </w:r>
      <w:r w:rsidR="0050040F">
        <w:rPr>
          <w:rFonts w:ascii="Times New Roman" w:hAnsi="Times New Roman" w:cs="Times New Roman"/>
          <w:sz w:val="24"/>
          <w:szCs w:val="24"/>
        </w:rPr>
        <w:t xml:space="preserve">distances among phases of the WM task were </w:t>
      </w:r>
      <w:r w:rsidR="0098520E">
        <w:rPr>
          <w:rFonts w:ascii="Times New Roman" w:hAnsi="Times New Roman" w:cs="Times New Roman"/>
          <w:sz w:val="24"/>
          <w:szCs w:val="24"/>
        </w:rPr>
        <w:t xml:space="preserve">the </w:t>
      </w:r>
      <w:r w:rsidR="0050040F">
        <w:rPr>
          <w:rFonts w:ascii="Times New Roman" w:hAnsi="Times New Roman" w:cs="Times New Roman"/>
          <w:sz w:val="24"/>
          <w:szCs w:val="24"/>
        </w:rPr>
        <w:t>largest in the hippocampus</w:t>
      </w:r>
      <w:r w:rsidR="007C63B3">
        <w:rPr>
          <w:rFonts w:ascii="Times New Roman" w:hAnsi="Times New Roman" w:cs="Times New Roman"/>
          <w:sz w:val="24"/>
          <w:szCs w:val="24"/>
        </w:rPr>
        <w:t xml:space="preserve"> compared to other MTL regions</w:t>
      </w:r>
      <w:r w:rsidR="00602DDD" w:rsidRPr="00602DDD">
        <w:rPr>
          <w:rFonts w:ascii="Times New Roman" w:hAnsi="Times New Roman" w:cs="Times New Roman"/>
          <w:sz w:val="24"/>
          <w:szCs w:val="24"/>
        </w:rPr>
        <w:t xml:space="preserve">. The trajectory distance between the encoding and retrieval states in the hippocampus was memory load dependent, and the trajectory of the hippocampus </w:t>
      </w:r>
      <w:r w:rsidR="0046751A">
        <w:rPr>
          <w:rFonts w:ascii="Times New Roman" w:hAnsi="Times New Roman" w:cs="Times New Roman"/>
          <w:sz w:val="24"/>
          <w:szCs w:val="24"/>
        </w:rPr>
        <w:t>during</w:t>
      </w:r>
      <w:r w:rsidR="0046751A" w:rsidRPr="00602DDD">
        <w:rPr>
          <w:rFonts w:ascii="Times New Roman" w:hAnsi="Times New Roman" w:cs="Times New Roman"/>
          <w:sz w:val="24"/>
          <w:szCs w:val="24"/>
        </w:rPr>
        <w:t xml:space="preserve"> </w:t>
      </w:r>
      <w:r w:rsidR="00602DDD" w:rsidRPr="00602DDD">
        <w:rPr>
          <w:rFonts w:ascii="Times New Roman" w:hAnsi="Times New Roman" w:cs="Times New Roman"/>
          <w:sz w:val="24"/>
          <w:szCs w:val="24"/>
        </w:rPr>
        <w:t xml:space="preserve">the retrieval phase fluctuated between the encoding and retrieval states. </w:t>
      </w:r>
      <w:r w:rsidR="00EA2D63">
        <w:rPr>
          <w:rFonts w:ascii="Times New Roman" w:hAnsi="Times New Roman" w:cs="Times New Roman"/>
          <w:sz w:val="24"/>
          <w:szCs w:val="24"/>
        </w:rPr>
        <w:t>T</w:t>
      </w:r>
      <w:r w:rsidR="00602DDD" w:rsidRPr="00602DDD">
        <w:rPr>
          <w:rFonts w:ascii="Times New Roman" w:hAnsi="Times New Roman" w:cs="Times New Roman"/>
          <w:sz w:val="24"/>
          <w:szCs w:val="24"/>
        </w:rPr>
        <w:t xml:space="preserve">he balance of such fluctuation shifted to the retrieval state during SWR periods. These findings </w:t>
      </w:r>
      <w:del w:id="0" w:author="裕亮 渡邉" w:date="2023-08-31T16:38:00Z">
        <w:r w:rsidR="006C088E" w:rsidDel="00692819">
          <w:rPr>
            <w:rFonts w:ascii="Times New Roman" w:hAnsi="Times New Roman" w:cs="Times New Roman"/>
            <w:sz w:val="24"/>
            <w:szCs w:val="24"/>
          </w:rPr>
          <w:delText>demonstrate</w:delText>
        </w:r>
        <w:r w:rsidR="006C088E" w:rsidRPr="00602DDD" w:rsidDel="00692819">
          <w:rPr>
            <w:rFonts w:ascii="Times New Roman" w:hAnsi="Times New Roman" w:cs="Times New Roman"/>
            <w:sz w:val="24"/>
            <w:szCs w:val="24"/>
          </w:rPr>
          <w:delText xml:space="preserve"> </w:delText>
        </w:r>
      </w:del>
      <w:ins w:id="1" w:author="裕亮 渡邉" w:date="2023-08-31T16:38:00Z">
        <w:r w:rsidR="00692819">
          <w:rPr>
            <w:rFonts w:ascii="Times New Roman" w:hAnsi="Times New Roman" w:cs="Times New Roman"/>
            <w:sz w:val="24"/>
            <w:szCs w:val="24"/>
          </w:rPr>
          <w:t>suggest</w:t>
        </w:r>
        <w:r w:rsidR="00692819" w:rsidRPr="00602DDD">
          <w:rPr>
            <w:rFonts w:ascii="Times New Roman" w:hAnsi="Times New Roman" w:cs="Times New Roman"/>
            <w:sz w:val="24"/>
            <w:szCs w:val="24"/>
          </w:rPr>
          <w:t xml:space="preserve"> </w:t>
        </w:r>
      </w:ins>
      <w:r w:rsidR="00602DDD" w:rsidRPr="00602DDD">
        <w:rPr>
          <w:rFonts w:ascii="Times New Roman" w:hAnsi="Times New Roman" w:cs="Times New Roman"/>
          <w:sz w:val="24"/>
          <w:szCs w:val="24"/>
        </w:rPr>
        <w:t xml:space="preserve">that the hippocampus refers </w:t>
      </w:r>
      <w:r w:rsidR="0047097B">
        <w:rPr>
          <w:rFonts w:ascii="Times New Roman" w:hAnsi="Times New Roman" w:cs="Times New Roman"/>
          <w:sz w:val="24"/>
          <w:szCs w:val="24"/>
        </w:rPr>
        <w:t xml:space="preserve">back </w:t>
      </w:r>
      <w:r w:rsidR="00602DDD" w:rsidRPr="00602DDD">
        <w:rPr>
          <w:rFonts w:ascii="Times New Roman" w:hAnsi="Times New Roman" w:cs="Times New Roman"/>
          <w:sz w:val="24"/>
          <w:szCs w:val="24"/>
        </w:rPr>
        <w:t xml:space="preserve">to the encoding state during </w:t>
      </w:r>
      <w:r w:rsidR="000B008E">
        <w:rPr>
          <w:rFonts w:ascii="Times New Roman" w:hAnsi="Times New Roman" w:cs="Times New Roman"/>
          <w:sz w:val="24"/>
          <w:szCs w:val="24"/>
        </w:rPr>
        <w:t xml:space="preserve">the retrieval </w:t>
      </w:r>
      <w:r w:rsidR="00B05490">
        <w:rPr>
          <w:rFonts w:ascii="Times New Roman" w:hAnsi="Times New Roman" w:cs="Times New Roman"/>
          <w:sz w:val="24"/>
          <w:szCs w:val="24"/>
        </w:rPr>
        <w:t xml:space="preserve">phase </w:t>
      </w:r>
      <w:r w:rsidR="000B008E">
        <w:rPr>
          <w:rFonts w:ascii="Times New Roman" w:hAnsi="Times New Roman" w:cs="Times New Roman"/>
          <w:sz w:val="24"/>
          <w:szCs w:val="24"/>
        </w:rPr>
        <w:t xml:space="preserve">of </w:t>
      </w:r>
      <w:r w:rsidR="00602DDD" w:rsidRPr="00602DDD">
        <w:rPr>
          <w:rFonts w:ascii="Times New Roman" w:hAnsi="Times New Roman" w:cs="Times New Roman"/>
          <w:sz w:val="24"/>
          <w:szCs w:val="24"/>
        </w:rPr>
        <w:t>a WM task, providing new insights into the two-stage model of memory formation.</w:t>
      </w:r>
    </w:p>
    <w:p w14:paraId="1DDE1D6C" w14:textId="77777777" w:rsidR="00493DF9" w:rsidRPr="00304D94" w:rsidRDefault="00493DF9" w:rsidP="00704ECC">
      <w:pPr>
        <w:rPr>
          <w:rFonts w:ascii="Times New Roman" w:hAnsi="Times New Roman" w:cs="Times New Roman"/>
          <w:sz w:val="24"/>
          <w:szCs w:val="24"/>
        </w:rPr>
      </w:pPr>
    </w:p>
    <w:p w14:paraId="0D0A9729" w14:textId="7B4E8DF9" w:rsidR="00EE75E4" w:rsidRPr="00304D94" w:rsidRDefault="00F214E3" w:rsidP="00A77519">
      <w:pPr>
        <w:rPr>
          <w:rFonts w:ascii="Times New Roman" w:hAnsi="Times New Roman" w:cs="Times New Roman"/>
        </w:rPr>
      </w:pPr>
      <w:r w:rsidRPr="00304D94">
        <w:rPr>
          <w:rFonts w:ascii="Times New Roman" w:hAnsi="Times New Roman" w:cs="Times New Roman"/>
        </w:rPr>
        <w:t>3 tables; 7 figures; 3,</w:t>
      </w:r>
      <w:r w:rsidR="004A37DF">
        <w:rPr>
          <w:rFonts w:ascii="Times New Roman" w:hAnsi="Times New Roman" w:cs="Times New Roman"/>
        </w:rPr>
        <w:t>5</w:t>
      </w:r>
      <w:r w:rsidR="00922564">
        <w:rPr>
          <w:rFonts w:ascii="Times New Roman" w:hAnsi="Times New Roman" w:cs="Times New Roman"/>
        </w:rPr>
        <w:t>4</w:t>
      </w:r>
      <w:r w:rsidR="00C2106F">
        <w:rPr>
          <w:rFonts w:ascii="Times New Roman" w:hAnsi="Times New Roman" w:cs="Times New Roman"/>
        </w:rPr>
        <w:t>1</w:t>
      </w:r>
      <w:r w:rsidRPr="00304D94">
        <w:rPr>
          <w:rFonts w:ascii="Times New Roman" w:hAnsi="Times New Roman" w:cs="Times New Roman"/>
        </w:rPr>
        <w:t xml:space="preserve"> words</w:t>
      </w:r>
    </w:p>
    <w:p w14:paraId="772ABA06" w14:textId="77777777" w:rsidR="00EE75E4" w:rsidRPr="00304D94" w:rsidRDefault="00EE75E4" w:rsidP="006E7BFE">
      <w:pPr>
        <w:spacing w:line="360" w:lineRule="auto"/>
        <w:contextualSpacing/>
        <w:jc w:val="left"/>
        <w:rPr>
          <w:rFonts w:ascii="Times New Roman" w:hAnsi="Times New Roman"/>
          <w:color w:val="BFBFBF" w:themeColor="background1" w:themeShade="BF"/>
          <w:sz w:val="24"/>
        </w:rPr>
      </w:pPr>
    </w:p>
    <w:p w14:paraId="5DE2BF1C" w14:textId="4D517AD7" w:rsidR="00EE75E4" w:rsidRPr="00304D94" w:rsidRDefault="00977B4E"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b/>
          <w:bCs/>
          <w:sz w:val="24"/>
          <w:szCs w:val="24"/>
        </w:rPr>
        <w:t>Keywords:</w:t>
      </w:r>
      <w:r w:rsidR="00844918" w:rsidRPr="00304D94">
        <w:rPr>
          <w:rFonts w:ascii="Times New Roman" w:hAnsi="Times New Roman" w:cs="Times New Roman"/>
          <w:sz w:val="24"/>
          <w:szCs w:val="24"/>
        </w:rPr>
        <w:t xml:space="preserve"> working memory, hippocampus, sharp-wave ripples, SWR</w:t>
      </w:r>
    </w:p>
    <w:p w14:paraId="49E259C1" w14:textId="77777777" w:rsidR="00885A1F" w:rsidRPr="00304D94" w:rsidRDefault="00885A1F" w:rsidP="006E7BFE">
      <w:pPr>
        <w:spacing w:line="360" w:lineRule="auto"/>
        <w:contextualSpacing/>
        <w:jc w:val="left"/>
        <w:rPr>
          <w:rFonts w:ascii="Times New Roman" w:hAnsi="Times New Roman" w:cs="Times New Roman"/>
          <w:sz w:val="24"/>
          <w:szCs w:val="24"/>
        </w:rPr>
      </w:pPr>
    </w:p>
    <w:p w14:paraId="0E9BAD2A" w14:textId="48CB54D1"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Introduction</w:t>
      </w:r>
    </w:p>
    <w:p w14:paraId="132A94EC" w14:textId="4E9E8003" w:rsidR="0095361C"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Working memory (WM) is crucial in everyday life; however, its neural </w:t>
      </w:r>
      <w:r w:rsidR="00D321C7">
        <w:rPr>
          <w:rFonts w:ascii="Times New Roman" w:hAnsi="Times New Roman" w:cs="Times New Roman"/>
          <w:sz w:val="24"/>
          <w:szCs w:val="24"/>
        </w:rPr>
        <w:t>mechanism</w:t>
      </w:r>
      <w:r w:rsidR="00D321C7" w:rsidRPr="00304D94">
        <w:rPr>
          <w:rFonts w:ascii="Times New Roman" w:hAnsi="Times New Roman" w:cs="Times New Roman"/>
          <w:sz w:val="24"/>
          <w:szCs w:val="24"/>
        </w:rPr>
        <w:t xml:space="preserve"> </w:t>
      </w:r>
      <w:r w:rsidR="00420680">
        <w:rPr>
          <w:rFonts w:ascii="Times New Roman" w:hAnsi="Times New Roman" w:cs="Times New Roman"/>
          <w:sz w:val="24"/>
          <w:szCs w:val="24"/>
        </w:rPr>
        <w:t xml:space="preserve">has yet to be </w:t>
      </w:r>
      <w:r w:rsidRPr="00304D94">
        <w:rPr>
          <w:rFonts w:ascii="Times New Roman" w:hAnsi="Times New Roman" w:cs="Times New Roman"/>
          <w:sz w:val="24"/>
          <w:szCs w:val="24"/>
        </w:rPr>
        <w:t xml:space="preserve">fully </w:t>
      </w:r>
      <w:r w:rsidR="00420680">
        <w:rPr>
          <w:rFonts w:ascii="Times New Roman" w:hAnsi="Times New Roman" w:cs="Times New Roman"/>
          <w:sz w:val="24"/>
          <w:szCs w:val="24"/>
        </w:rPr>
        <w:t>elucidated</w:t>
      </w:r>
      <w:r w:rsidRPr="00304D94">
        <w:rPr>
          <w:rFonts w:ascii="Times New Roman" w:hAnsi="Times New Roman" w:cs="Times New Roman"/>
          <w:sz w:val="24"/>
          <w:szCs w:val="24"/>
        </w:rPr>
        <w:t xml:space="preserve">, and the role of the hippocampus in WM tasks </w:t>
      </w:r>
      <w:r w:rsidR="00420680">
        <w:rPr>
          <w:rFonts w:ascii="Times New Roman" w:hAnsi="Times New Roman" w:cs="Times New Roman"/>
          <w:sz w:val="24"/>
          <w:szCs w:val="24"/>
        </w:rPr>
        <w:t>remains unclear</w:t>
      </w:r>
      <w:r w:rsidRPr="00304D94">
        <w:rPr>
          <w:rFonts w:ascii="Times New Roman" w:hAnsi="Times New Roman" w:cs="Times New Roman"/>
          <w:sz w:val="24"/>
          <w:szCs w:val="24"/>
        </w:rPr>
        <w:t xml:space="preserve">. For example, a famous patient </w:t>
      </w:r>
      <w:r w:rsidR="002A3E65">
        <w:rPr>
          <w:rFonts w:ascii="Times New Roman" w:hAnsi="Times New Roman" w:cs="Times New Roman"/>
          <w:sz w:val="24"/>
          <w:szCs w:val="24"/>
        </w:rPr>
        <w:t>– </w:t>
      </w:r>
      <w:r w:rsidRPr="00304D94">
        <w:rPr>
          <w:rFonts w:ascii="Times New Roman" w:hAnsi="Times New Roman" w:cs="Times New Roman"/>
          <w:sz w:val="24"/>
          <w:szCs w:val="24"/>
        </w:rPr>
        <w:t>H.M.</w:t>
      </w:r>
      <w:r w:rsidR="002A3E65">
        <w:rPr>
          <w:rFonts w:ascii="Times New Roman" w:hAnsi="Times New Roman" w:cs="Times New Roman"/>
          <w:sz w:val="24"/>
          <w:szCs w:val="24"/>
        </w:rPr>
        <w:t xml:space="preserve"> – </w:t>
      </w:r>
      <w:r w:rsidRPr="00304D94">
        <w:rPr>
          <w:rFonts w:ascii="Times New Roman" w:hAnsi="Times New Roman" w:cs="Times New Roman"/>
          <w:sz w:val="24"/>
          <w:szCs w:val="24"/>
        </w:rPr>
        <w:t xml:space="preserve">who had his hippocampus removed did not show WM impairments (Scoville &amp; Milner, 1957) and retained numbers for over 15 minutes by continuous rehearsal (Squire, 2009). Recent studies, however, have </w:t>
      </w:r>
      <w:del w:id="2" w:author="裕亮 渡邉" w:date="2023-08-31T16:39:00Z">
        <w:r w:rsidRPr="00304D94" w:rsidDel="007E5362">
          <w:rPr>
            <w:rFonts w:ascii="Times New Roman" w:hAnsi="Times New Roman" w:cs="Times New Roman"/>
            <w:sz w:val="24"/>
            <w:szCs w:val="24"/>
          </w:rPr>
          <w:delText xml:space="preserve">shown </w:delText>
        </w:r>
      </w:del>
      <w:ins w:id="3" w:author="裕亮 渡邉" w:date="2023-08-31T16:39:00Z">
        <w:r w:rsidR="007E5362">
          <w:rPr>
            <w:rFonts w:ascii="Times New Roman" w:hAnsi="Times New Roman" w:cs="Times New Roman"/>
            <w:sz w:val="24"/>
            <w:szCs w:val="24"/>
          </w:rPr>
          <w:t>indicated</w:t>
        </w:r>
        <w:r w:rsidR="007E5362" w:rsidRPr="00304D94">
          <w:rPr>
            <w:rFonts w:ascii="Times New Roman" w:hAnsi="Times New Roman" w:cs="Times New Roman"/>
            <w:sz w:val="24"/>
            <w:szCs w:val="24"/>
          </w:rPr>
          <w:t xml:space="preserve"> </w:t>
        </w:r>
      </w:ins>
      <w:r w:rsidRPr="00304D94">
        <w:rPr>
          <w:rFonts w:ascii="Times New Roman" w:hAnsi="Times New Roman" w:cs="Times New Roman"/>
          <w:sz w:val="24"/>
          <w:szCs w:val="24"/>
        </w:rPr>
        <w:t xml:space="preserve">that the hippocampus </w:t>
      </w:r>
      <w:r w:rsidRPr="00304D94">
        <w:rPr>
          <w:rFonts w:ascii="Times New Roman" w:eastAsia="Yu Mincho" w:hAnsi="Times New Roman" w:cs="Times New Roman"/>
          <w:sz w:val="24"/>
          <w:szCs w:val="24"/>
        </w:rPr>
        <w:t xml:space="preserve">is </w:t>
      </w:r>
      <w:r w:rsidRPr="00304D94">
        <w:rPr>
          <w:rFonts w:ascii="Times New Roman" w:hAnsi="Times New Roman" w:cs="Times New Roman"/>
          <w:sz w:val="24"/>
          <w:szCs w:val="24"/>
        </w:rPr>
        <w:t>involved in WM tasks, especially during the maintenance period, as indicated by persistent spiking (Boran et al., 2019; Jan Kamiński et al., 2017; Kornblith et al., 2017; Faraut et al., 2018) and increased gamma oscillation power (van Vugt et al., 2010). Moreover, WM performance depends on coordinating local field potential (LFP) power and delta oscillations in the hippocampus (Leszczyński et al., 2015).</w:t>
      </w:r>
    </w:p>
    <w:p w14:paraId="2C5C9639" w14:textId="4CF733FD" w:rsidR="00771046" w:rsidRPr="00304D94" w:rsidRDefault="00DC76BA" w:rsidP="003E5CD4">
      <w:pPr>
        <w:spacing w:line="360" w:lineRule="auto"/>
        <w:ind w:firstLine="840"/>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Among the hippocampal phenomena, a transient and synchronous oscillation called sharp-wave ripple (SWR; Buzsáki, 2015) is associated with various cognitive functions, including memory replay (Wilson and McNaughton, 1994; Nádasdy et al., 1999; Lee and Wilson, 2002; Diba, K., &amp; Buzsáki, G, 2007; Davidson et al., 2009), memory consolidation (Girardeau et al., 20009; Ego-Stengel et al., 2010; Fernández-Ruiz et al., 2019; Kim et al., 2022), </w:t>
      </w:r>
      <w:ins w:id="4" w:author="裕亮 渡邉" w:date="2023-08-31T16:40:00Z">
        <w:r w:rsidR="00C4724F">
          <w:rPr>
            <w:rFonts w:ascii="Times New Roman" w:hAnsi="Times New Roman" w:cs="Times New Roman"/>
            <w:sz w:val="24"/>
            <w:szCs w:val="24"/>
          </w:rPr>
          <w:t xml:space="preserve">memory </w:t>
        </w:r>
      </w:ins>
      <w:r w:rsidRPr="00304D94">
        <w:rPr>
          <w:rFonts w:ascii="Times New Roman" w:hAnsi="Times New Roman" w:cs="Times New Roman"/>
          <w:sz w:val="24"/>
          <w:szCs w:val="24"/>
        </w:rPr>
        <w:t xml:space="preserve">recall (Wu et al., 2017; Norman et al., 2019; Norman et al., 2021), and neural plasticity (Behrens et al., 2005; Norimoto et al., 2018). Thus, SWR might be a fundamental observation reflecting the information processing of the hippocampus, although </w:t>
      </w:r>
      <w:r w:rsidRPr="00304D94">
        <w:rPr>
          <w:rFonts w:ascii="Times New Roman" w:eastAsia="Yu Mincho" w:hAnsi="Times New Roman" w:cs="Times New Roman"/>
          <w:sz w:val="24"/>
          <w:szCs w:val="24"/>
        </w:rPr>
        <w:t>its</w:t>
      </w:r>
      <w:r w:rsidRPr="00304D94">
        <w:rPr>
          <w:rFonts w:ascii="Times New Roman" w:hAnsi="Times New Roman" w:cs="Times New Roman"/>
          <w:sz w:val="24"/>
          <w:szCs w:val="24"/>
        </w:rPr>
        <w:t xml:space="preserve"> role in WM remains unclear (Jadhav et al., 2012; Fernández-Ruiz et al., 2019).</w:t>
      </w:r>
    </w:p>
    <w:p w14:paraId="6C934093" w14:textId="7E7C7961" w:rsidR="00AE6A9C" w:rsidRPr="00304D94" w:rsidRDefault="00000000" w:rsidP="003E5CD4">
      <w:pPr>
        <w:spacing w:line="360" w:lineRule="auto"/>
        <w:ind w:firstLine="840"/>
        <w:contextualSpacing/>
        <w:jc w:val="left"/>
        <w:rPr>
          <w:rFonts w:ascii="Times New Roman" w:hAnsi="Times New Roman" w:cs="Times New Roman"/>
          <w:sz w:val="24"/>
          <w:szCs w:val="24"/>
        </w:rPr>
      </w:pPr>
      <w:r w:rsidRPr="00304D94">
        <w:rPr>
          <w:rFonts w:ascii="Times New Roman" w:eastAsia="Yu Mincho" w:hAnsi="Times New Roman" w:cs="Times New Roman"/>
          <w:sz w:val="24"/>
          <w:szCs w:val="24"/>
        </w:rPr>
        <w:t>Hippocampal</w:t>
      </w:r>
      <w:r w:rsidRPr="00304D94">
        <w:rPr>
          <w:rFonts w:ascii="Times New Roman" w:hAnsi="Times New Roman" w:cs="Times New Roman"/>
          <w:sz w:val="24"/>
          <w:szCs w:val="24"/>
        </w:rPr>
        <w:t xml:space="preserve"> neurons may exhibit low</w:t>
      </w:r>
      <w:r w:rsidRPr="00304D94">
        <w:rPr>
          <w:rFonts w:ascii="Times New Roman" w:eastAsia="Yu Mincho" w:hAnsi="Times New Roman" w:cs="Times New Roman"/>
          <w:sz w:val="24"/>
          <w:szCs w:val="24"/>
        </w:rPr>
        <w:t>-</w:t>
      </w:r>
      <w:r w:rsidRPr="00304D94">
        <w:rPr>
          <w:rFonts w:ascii="Times New Roman" w:hAnsi="Times New Roman" w:cs="Times New Roman"/>
          <w:sz w:val="24"/>
          <w:szCs w:val="24"/>
        </w:rPr>
        <w:t xml:space="preserve">dimensional representations during WM tasks. For instance, firing patterns of place cells (O’Keefe and Dostrovsky, 1971; O’Keefe, 1976; Ekstrom et al., 2003; Kjelstrup et al., 2008; Harvey et al., 2009) in the hippocampus were </w:t>
      </w:r>
      <w:r w:rsidRPr="00304D94">
        <w:rPr>
          <w:rFonts w:ascii="Times New Roman" w:hAnsi="Times New Roman" w:cs="Times New Roman"/>
          <w:sz w:val="24"/>
          <w:szCs w:val="24"/>
        </w:rPr>
        <w:lastRenderedPageBreak/>
        <w:t xml:space="preserve">embedded into a dynamic, </w:t>
      </w:r>
      <w:r w:rsidRPr="00304D94">
        <w:rPr>
          <w:rFonts w:ascii="Times New Roman" w:eastAsia="Yu Mincho" w:hAnsi="Times New Roman" w:cs="Times New Roman"/>
          <w:sz w:val="24"/>
          <w:szCs w:val="24"/>
        </w:rPr>
        <w:t>nonlinear</w:t>
      </w:r>
      <w:r w:rsidRPr="00304D94">
        <w:rPr>
          <w:rFonts w:ascii="Times New Roman" w:hAnsi="Times New Roman" w:cs="Times New Roman"/>
          <w:sz w:val="24"/>
          <w:szCs w:val="24"/>
        </w:rPr>
        <w:t xml:space="preserve"> 3D hyperbolic geometry while </w:t>
      </w:r>
      <w:r w:rsidRPr="00304D94">
        <w:rPr>
          <w:rFonts w:ascii="Times New Roman" w:eastAsia="Yu Mincho" w:hAnsi="Times New Roman" w:cs="Times New Roman"/>
          <w:sz w:val="24"/>
          <w:szCs w:val="24"/>
        </w:rPr>
        <w:t>navigating</w:t>
      </w:r>
      <w:r w:rsidRPr="00304D94">
        <w:rPr>
          <w:rFonts w:ascii="Times New Roman" w:hAnsi="Times New Roman" w:cs="Times New Roman"/>
          <w:sz w:val="24"/>
          <w:szCs w:val="24"/>
        </w:rPr>
        <w:t xml:space="preserve"> (Zhang et al., 2022). </w:t>
      </w:r>
      <w:r w:rsidRPr="00304D94">
        <w:rPr>
          <w:rFonts w:ascii="Times New Roman" w:eastAsia="Yu Mincho" w:hAnsi="Times New Roman" w:cs="Times New Roman"/>
          <w:sz w:val="24"/>
          <w:szCs w:val="24"/>
        </w:rPr>
        <w:t>Additionally</w:t>
      </w:r>
      <w:r w:rsidRPr="00304D94">
        <w:rPr>
          <w:rFonts w:ascii="Times New Roman" w:hAnsi="Times New Roman" w:cs="Times New Roman"/>
          <w:sz w:val="24"/>
          <w:szCs w:val="24"/>
        </w:rPr>
        <w:t xml:space="preserve">, grid cells in the entorhinal cortex (EC), </w:t>
      </w:r>
      <w:r w:rsidR="00034E77">
        <w:rPr>
          <w:rFonts w:ascii="Times New Roman" w:hAnsi="Times New Roman" w:cs="Times New Roman"/>
          <w:sz w:val="24"/>
          <w:szCs w:val="24"/>
        </w:rPr>
        <w:t xml:space="preserve">which is </w:t>
      </w:r>
      <w:r w:rsidRPr="00304D94">
        <w:rPr>
          <w:rFonts w:ascii="Times New Roman" w:hAnsi="Times New Roman" w:cs="Times New Roman"/>
          <w:sz w:val="24"/>
          <w:szCs w:val="24"/>
        </w:rPr>
        <w:t xml:space="preserve">the main gate of the hippocampus (Naber et al., 2001; van Strien et al., 2009; Strange et al., 2014), showed toroidal topology during exploration (Gardner et al., 2022). </w:t>
      </w:r>
      <w:r w:rsidRPr="00304D94">
        <w:rPr>
          <w:rFonts w:ascii="Times New Roman" w:eastAsia="Yu Mincho" w:hAnsi="Times New Roman" w:cs="Times New Roman"/>
          <w:sz w:val="24"/>
          <w:szCs w:val="24"/>
        </w:rPr>
        <w:t>In addition to</w:t>
      </w:r>
      <w:r w:rsidRPr="00304D94">
        <w:rPr>
          <w:rFonts w:ascii="Times New Roman" w:hAnsi="Times New Roman" w:cs="Times New Roman"/>
          <w:sz w:val="24"/>
          <w:szCs w:val="24"/>
        </w:rPr>
        <w:t xml:space="preserve"> navigation tasks, the hippocampus is expected to show low-dimensional latent spaces for WM tasks.</w:t>
      </w:r>
    </w:p>
    <w:p w14:paraId="19D6135D" w14:textId="08498D35" w:rsidR="00345BB8" w:rsidRPr="00304D94" w:rsidRDefault="00000000" w:rsidP="003E5CD4">
      <w:pPr>
        <w:spacing w:line="360" w:lineRule="auto"/>
        <w:ind w:firstLine="840"/>
        <w:contextualSpacing/>
        <w:rPr>
          <w:rFonts w:ascii="Times New Roman" w:hAnsi="Times New Roman" w:cs="Times New Roman"/>
          <w:sz w:val="24"/>
          <w:szCs w:val="24"/>
        </w:rPr>
      </w:pPr>
      <w:r w:rsidRPr="00304D94">
        <w:rPr>
          <w:rFonts w:ascii="Times New Roman" w:hAnsi="Times New Roman" w:cs="Times New Roman"/>
          <w:sz w:val="24"/>
          <w:szCs w:val="24"/>
        </w:rPr>
        <w:t>One of the challenges in studying hippocampal functions in WM tasks is the lack of appropriate experimental designs. In nonhuman animals, WM tasks are often trained through multiple trials using maze or classical conditioning methods, which do not distinguish between the acquisition and recall of information. In humans, noninvasive recording methods such as electroencephalography (EEG) and functional magnetic resonance imaging (fMRI) have limited spatial and temporal resolution. Invasive recordings of deep brain regions, such as intracranial EEG (iEEG), provide higher noise-to-ratio signals but limit the number of experiments and pose challenges in the histological verification of recording sites.</w:t>
      </w:r>
    </w:p>
    <w:p w14:paraId="05D4C15A" w14:textId="2E99BBA5" w:rsidR="00254DF4" w:rsidRDefault="001B4056" w:rsidP="003E5CD4">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 xml:space="preserve">In this study, we </w:t>
      </w:r>
      <w:r w:rsidRPr="00304D94">
        <w:rPr>
          <w:rFonts w:ascii="Times New Roman" w:eastAsia="Yu Mincho" w:hAnsi="Times New Roman" w:cs="Times New Roman"/>
          <w:sz w:val="24"/>
          <w:szCs w:val="24"/>
        </w:rPr>
        <w:t>investigated</w:t>
      </w:r>
      <w:r w:rsidRPr="00304D94">
        <w:rPr>
          <w:rFonts w:ascii="Times New Roman" w:hAnsi="Times New Roman" w:cs="Times New Roman"/>
          <w:sz w:val="24"/>
          <w:szCs w:val="24"/>
        </w:rPr>
        <w:t xml:space="preserve"> the hypothesis that hippocampal neurons express distinct representations as trajectories in low-dimensional spaces during a WM task with a specific focus on SWR periods. To test this hypothesis, we used a dataset of patients performing a WM task with high temporal resolution (1 s for fixation, 2 s for encoding, 3 s for maintenance, and 2 s for retrieval). Simultaneously, their iEEG data were recorded with tetrodes in the medial temporal lobe (MTL) regions. We used Gaussian-process factor analysis (GPFA; Yu et al., 2009) on the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to calculate low-dimensional </w:t>
      </w:r>
      <w:r w:rsidR="00C4684B">
        <w:rPr>
          <w:rFonts w:ascii="Times New Roman" w:hAnsi="Times New Roman" w:cs="Times New Roman"/>
          <w:sz w:val="24"/>
          <w:szCs w:val="24"/>
        </w:rPr>
        <w:t xml:space="preserve">neural </w:t>
      </w:r>
      <w:r w:rsidRPr="00304D94">
        <w:rPr>
          <w:rFonts w:ascii="Times New Roman" w:hAnsi="Times New Roman" w:cs="Times New Roman"/>
          <w:sz w:val="24"/>
          <w:szCs w:val="24"/>
        </w:rPr>
        <w:t>trajectories</w:t>
      </w:r>
      <w:r w:rsidR="00650F57">
        <w:rPr>
          <w:rFonts w:ascii="Times New Roman" w:hAnsi="Times New Roman" w:cs="Times New Roman"/>
          <w:sz w:val="24"/>
          <w:szCs w:val="24"/>
        </w:rPr>
        <w:t xml:space="preserve"> </w:t>
      </w:r>
      <w:r w:rsidRPr="00304D94">
        <w:rPr>
          <w:rFonts w:ascii="Times New Roman" w:hAnsi="Times New Roman" w:cs="Times New Roman"/>
          <w:sz w:val="24"/>
          <w:szCs w:val="24"/>
        </w:rPr>
        <w:t>in the MTL.</w:t>
      </w:r>
    </w:p>
    <w:p w14:paraId="5DEEE6ED" w14:textId="77777777" w:rsidR="00074441" w:rsidRDefault="00074441" w:rsidP="00074441">
      <w:pPr>
        <w:spacing w:line="360" w:lineRule="auto"/>
        <w:rPr>
          <w:rFonts w:ascii="Times New Roman" w:hAnsi="Times New Roman" w:cs="Times New Roman"/>
          <w:sz w:val="24"/>
          <w:szCs w:val="24"/>
        </w:rPr>
      </w:pPr>
    </w:p>
    <w:p w14:paraId="072AB5FF" w14:textId="77777777" w:rsidR="002B78D8" w:rsidRDefault="002B78D8" w:rsidP="00074441">
      <w:pPr>
        <w:spacing w:line="360" w:lineRule="auto"/>
        <w:rPr>
          <w:rFonts w:ascii="Times New Roman" w:hAnsi="Times New Roman" w:cs="Times New Roman"/>
          <w:sz w:val="24"/>
          <w:szCs w:val="24"/>
        </w:rPr>
      </w:pPr>
    </w:p>
    <w:p w14:paraId="707B0A4D" w14:textId="77777777" w:rsidR="002B78D8" w:rsidRDefault="002B78D8" w:rsidP="00074441">
      <w:pPr>
        <w:spacing w:line="360" w:lineRule="auto"/>
        <w:rPr>
          <w:rFonts w:ascii="Times New Roman" w:hAnsi="Times New Roman" w:cs="Times New Roman"/>
          <w:sz w:val="24"/>
          <w:szCs w:val="24"/>
        </w:rPr>
      </w:pPr>
    </w:p>
    <w:p w14:paraId="72D7A39F" w14:textId="77777777" w:rsidR="00074441" w:rsidRPr="00304D94" w:rsidRDefault="00074441" w:rsidP="00074441">
      <w:pPr>
        <w:pStyle w:val="Heading1"/>
        <w:rPr>
          <w:rFonts w:ascii="Times New Roman" w:hAnsi="Times New Roman" w:cs="Times New Roman"/>
          <w:b/>
          <w:bCs/>
        </w:rPr>
      </w:pPr>
      <w:r w:rsidRPr="00304D94">
        <w:rPr>
          <w:rFonts w:ascii="Times New Roman" w:hAnsi="Times New Roman" w:cs="Times New Roman"/>
          <w:b/>
          <w:bCs/>
        </w:rPr>
        <w:lastRenderedPageBreak/>
        <w:t>2 Methods</w:t>
      </w:r>
    </w:p>
    <w:p w14:paraId="55AD05A5"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b/>
          <w:i/>
          <w:sz w:val="24"/>
        </w:rPr>
        <w:t>2.1 Dataset</w:t>
      </w:r>
    </w:p>
    <w:p w14:paraId="69BE6095" w14:textId="77777777" w:rsidR="00074441" w:rsidRPr="00304D94" w:rsidRDefault="00074441" w:rsidP="00074441">
      <w:pPr>
        <w:spacing w:line="360" w:lineRule="auto"/>
        <w:rPr>
          <w:rFonts w:ascii="Times New Roman" w:hAnsi="Times New Roman" w:cs="Times New Roman"/>
          <w:sz w:val="24"/>
          <w:szCs w:val="24"/>
        </w:rPr>
      </w:pPr>
      <w:r w:rsidRPr="00304D94">
        <w:rPr>
          <w:rFonts w:ascii="Times New Roman" w:hAnsi="Times New Roman" w:cs="Times New Roman"/>
          <w:sz w:val="24"/>
          <w:szCs w:val="24"/>
        </w:rPr>
        <w:t>A publicly available dataset was employed, in which nine subjects performed a modified Sternberg task that consisted of fixation (1 s), encoding (2 s), maintenance (3 s), and retrieval (2 s) phases (Boran et al., 2020). Subjects were presented with four, six, or eight alphabetical letters in the encoding phase. They were expected to recall whether a probe letter in the retrieval phase was also displayed (Match IN) or was not (Mismatch OUT). iEEG signals were recorded at 32 kHz (0.5–5,000 Hz passband) during the modified Sternberg task with depth electrodes in the medial temporal (MTL) regions (</w:t>
      </w:r>
      <w:r w:rsidRPr="00304D94">
        <w:rPr>
          <w:rFonts w:ascii="Times New Roman" w:hAnsi="Times New Roman" w:cs="Times New Roman"/>
          <w:i/>
          <w:iCs/>
          <w:sz w:val="24"/>
          <w:szCs w:val="24"/>
        </w:rPr>
        <w:t>i.e.</w:t>
      </w:r>
      <w:r w:rsidRPr="00304D94">
        <w:rPr>
          <w:rFonts w:ascii="Times New Roman" w:hAnsi="Times New Roman" w:cs="Times New Roman"/>
          <w:sz w:val="24"/>
          <w:szCs w:val="24"/>
        </w:rPr>
        <w:t xml:space="preserve">, left and right hippocampal head [AHL and AHR], hippocampal body [PHL and PHR], EC [ECL and ECR], and amygdala [AL and AR]; Figure 1A &amp; Table 1). iEEG signals were resampled at 2 kHz. </w:t>
      </w:r>
      <w:r>
        <w:rPr>
          <w:rFonts w:ascii="Times New Roman" w:hAnsi="Times New Roman" w:cs="Times New Roman"/>
          <w:sz w:val="24"/>
          <w:szCs w:val="24"/>
        </w:rPr>
        <w:t>C</w:t>
      </w:r>
      <w:r w:rsidRPr="00304D94">
        <w:rPr>
          <w:rFonts w:ascii="Times New Roman" w:hAnsi="Times New Roman" w:cs="Times New Roman"/>
          <w:sz w:val="24"/>
          <w:szCs w:val="24"/>
        </w:rPr>
        <w:t xml:space="preserve">orrelations were found </w:t>
      </w:r>
      <w:r>
        <w:rPr>
          <w:rFonts w:ascii="Times New Roman" w:hAnsi="Times New Roman" w:cs="Times New Roman"/>
          <w:sz w:val="24"/>
          <w:szCs w:val="24"/>
        </w:rPr>
        <w:t>a</w:t>
      </w:r>
      <w:r w:rsidRPr="00304D94">
        <w:rPr>
          <w:rFonts w:ascii="Times New Roman" w:hAnsi="Times New Roman" w:cs="Times New Roman"/>
          <w:sz w:val="24"/>
          <w:szCs w:val="24"/>
        </w:rPr>
        <w:t xml:space="preserve">mong </w:t>
      </w:r>
      <w:r w:rsidRPr="00304D94">
        <w:rPr>
          <w:rFonts w:ascii="Times New Roman" w:eastAsia="Yu Mincho" w:hAnsi="Times New Roman" w:cs="Times New Roman"/>
          <w:sz w:val="24"/>
          <w:szCs w:val="24"/>
        </w:rPr>
        <w:t xml:space="preserve">the </w:t>
      </w:r>
      <w:r w:rsidRPr="00304D94">
        <w:rPr>
          <w:rFonts w:ascii="Times New Roman" w:hAnsi="Times New Roman" w:cs="Times New Roman"/>
          <w:sz w:val="24"/>
          <w:szCs w:val="24"/>
        </w:rPr>
        <w:t xml:space="preserve">experimental variables (Fig. S1). The timings of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spikes were estimated by a spike sorting algorithm (Niediek et al., 2016) by the Combinato package (</w:t>
      </w:r>
      <w:hyperlink r:id="rId8" w:history="1">
        <w:r w:rsidRPr="00304D94">
          <w:rPr>
            <w:rStyle w:val="Hyperlink"/>
            <w:rFonts w:ascii="Times New Roman" w:hAnsi="Times New Roman" w:cs="Times New Roman"/>
            <w:sz w:val="24"/>
            <w:szCs w:val="24"/>
          </w:rPr>
          <w:t>https://github.com/jniediek/combinato</w:t>
        </w:r>
      </w:hyperlink>
      <w:r w:rsidRPr="00304D94">
        <w:rPr>
          <w:rFonts w:ascii="Times New Roman" w:hAnsi="Times New Roman" w:cs="Times New Roman"/>
          <w:sz w:val="24"/>
          <w:szCs w:val="24"/>
        </w:rPr>
        <w:t>) from the 32</w:t>
      </w:r>
      <w:r>
        <w:rPr>
          <w:rFonts w:ascii="Times New Roman" w:hAnsi="Times New Roman" w:cs="Times New Roman"/>
          <w:sz w:val="24"/>
          <w:szCs w:val="24"/>
        </w:rPr>
        <w:t>-</w:t>
      </w:r>
      <w:r w:rsidRPr="00304D94">
        <w:rPr>
          <w:rFonts w:ascii="Times New Roman" w:hAnsi="Times New Roman" w:cs="Times New Roman"/>
          <w:sz w:val="24"/>
          <w:szCs w:val="24"/>
        </w:rPr>
        <w:t>kHz LFP signals (Figure 1C).</w:t>
      </w:r>
    </w:p>
    <w:p w14:paraId="478C2592" w14:textId="77777777" w:rsidR="00074441" w:rsidRPr="00304D94" w:rsidRDefault="00074441" w:rsidP="00074441">
      <w:pPr>
        <w:spacing w:line="360" w:lineRule="auto"/>
        <w:rPr>
          <w:rFonts w:ascii="Times New Roman" w:hAnsi="Times New Roman" w:cs="Times New Roman"/>
          <w:sz w:val="24"/>
          <w:szCs w:val="24"/>
        </w:rPr>
      </w:pPr>
    </w:p>
    <w:p w14:paraId="668A2C07"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2.2 Neural trajectory calculation by Gaussian-process factor analysis</w:t>
      </w:r>
    </w:p>
    <w:p w14:paraId="5DC7E826" w14:textId="021DE053" w:rsidR="00074441" w:rsidRPr="00304D94" w:rsidRDefault="00074441" w:rsidP="00074441">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GPFA (Yu et al., 2009) was applied to the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by session to determine neural trajectories (factors; Figure 1D) of trials in the hippocampus, EC, and amygdala (Figure 1D). GPFA was implemented by the Python elephant package (</w:t>
      </w:r>
      <w:hyperlink r:id="rId9" w:history="1">
        <w:r w:rsidRPr="00304D94">
          <w:rPr>
            <w:rStyle w:val="Hyperlink"/>
            <w:rFonts w:ascii="Times New Roman" w:hAnsi="Times New Roman" w:cs="Times New Roman"/>
            <w:sz w:val="24"/>
            <w:szCs w:val="24"/>
          </w:rPr>
          <w:t>https://elephant.readthedocs.io/en/latest/reference/gpfa.html</w:t>
        </w:r>
      </w:hyperlink>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The bin</w:t>
      </w:r>
      <w:r w:rsidRPr="00304D94">
        <w:rPr>
          <w:rFonts w:ascii="Times New Roman" w:hAnsi="Times New Roman" w:cs="Times New Roman"/>
          <w:sz w:val="24"/>
          <w:szCs w:val="24"/>
        </w:rPr>
        <w:t xml:space="preserve"> size was set as 50 ms</w:t>
      </w:r>
      <w:ins w:id="5" w:author="裕亮 渡邉" w:date="2023-08-31T16:47:00Z">
        <w:r w:rsidR="001050D8">
          <w:rPr>
            <w:rFonts w:ascii="Times New Roman" w:hAnsi="Times New Roman" w:cs="Times New Roman"/>
            <w:sz w:val="24"/>
            <w:szCs w:val="24"/>
          </w:rPr>
          <w:t xml:space="preserve"> without overlaps</w:t>
        </w:r>
      </w:ins>
      <w:r w:rsidRPr="00304D94">
        <w:rPr>
          <w:rFonts w:ascii="Times New Roman" w:hAnsi="Times New Roman" w:cs="Times New Roman"/>
          <w:sz w:val="24"/>
          <w:szCs w:val="24"/>
        </w:rPr>
        <w:t>. Each factor was z-normalized by session. From trajectories,</w:t>
      </w:r>
      <w:r w:rsidRPr="00304D94">
        <w:rPr>
          <w:rFonts w:ascii="Times New Roman" w:eastAsia="Yu Mincho" w:hAnsi="Times New Roman" w:cs="Times New Roman"/>
          <w:sz w:val="24"/>
          <w:szCs w:val="24"/>
        </w:rPr>
        <w:t xml:space="preserve"> the</w:t>
      </w:r>
      <w:r w:rsidRPr="00304D94">
        <w:rPr>
          <w:rFonts w:ascii="Times New Roman" w:hAnsi="Times New Roman" w:cs="Times New Roman"/>
          <w:sz w:val="24"/>
          <w:szCs w:val="24"/>
        </w:rPr>
        <w:t xml:space="preserve"> Euclidean distance from the origin (O (0,0,0)) (Figure 1E) was calculated.</w:t>
      </w:r>
    </w:p>
    <w:p w14:paraId="5921F150" w14:textId="77777777" w:rsidR="00074441" w:rsidRPr="00304D94" w:rsidRDefault="00074441" w:rsidP="00074441">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From every trajectory at a region (</w:t>
      </w:r>
      <w:r w:rsidRPr="00304D94">
        <w:rPr>
          <w:rFonts w:ascii="Times New Roman" w:hAnsi="Times New Roman" w:cs="Times New Roman"/>
          <w:i/>
          <w:iCs/>
          <w:sz w:val="24"/>
          <w:szCs w:val="24"/>
        </w:rPr>
        <w:t>e.g.</w:t>
      </w:r>
      <w:r w:rsidRPr="00304D94">
        <w:rPr>
          <w:rFonts w:ascii="Times New Roman" w:hAnsi="Times New Roman" w:cs="Times New Roman"/>
          <w:sz w:val="24"/>
          <w:szCs w:val="24"/>
        </w:rPr>
        <w:t>, AHL), “geometric medians” during the four phases were calculated (</w:t>
      </w:r>
      <w:r w:rsidRPr="00304D94">
        <w:rPr>
          <w:rFonts w:ascii="Times New Roman" w:hAnsi="Times New Roman" w:cs="Times New Roman"/>
          <w:i/>
          <w:iCs/>
          <w:sz w:val="24"/>
          <w:szCs w:val="24"/>
        </w:rPr>
        <w:t>i.e.</w:t>
      </w:r>
      <w:r w:rsidRPr="00304D94">
        <w:rPr>
          <w:rFonts w:ascii="Times New Roman" w:hAnsi="Times New Roman" w:cs="Times New Roman"/>
          <w:sz w:val="24"/>
          <w:szCs w:val="24"/>
        </w:rPr>
        <w:t xml:space="preserve">, gF, gE, gM, and gR during the fixation, encoding, maintenance, and retrieval </w:t>
      </w:r>
      <w:r w:rsidRPr="00304D94">
        <w:rPr>
          <w:rFonts w:ascii="Times New Roman" w:eastAsia="Yu Mincho" w:hAnsi="Times New Roman" w:cs="Times New Roman"/>
          <w:sz w:val="24"/>
          <w:szCs w:val="24"/>
        </w:rPr>
        <w:lastRenderedPageBreak/>
        <w:t>phases</w:t>
      </w:r>
      <w:r w:rsidRPr="00304D94">
        <w:rPr>
          <w:rFonts w:ascii="Times New Roman" w:hAnsi="Times New Roman" w:cs="Times New Roman"/>
          <w:sz w:val="24"/>
          <w:szCs w:val="24"/>
        </w:rPr>
        <w:t xml:space="preserve">, respectively) by taking </w:t>
      </w:r>
      <w:r w:rsidRPr="00304D94">
        <w:rPr>
          <w:rFonts w:ascii="Times New Roman" w:eastAsia="Yu Mincho" w:hAnsi="Times New Roman" w:cs="Times New Roman"/>
          <w:sz w:val="24"/>
          <w:szCs w:val="24"/>
        </w:rPr>
        <w:t xml:space="preserve">the </w:t>
      </w:r>
      <w:r w:rsidRPr="00304D94">
        <w:rPr>
          <w:rFonts w:ascii="Times New Roman" w:hAnsi="Times New Roman" w:cs="Times New Roman"/>
          <w:sz w:val="24"/>
          <w:szCs w:val="24"/>
        </w:rPr>
        <w:t>medians of trajectory coordinates during the phase (Figure 1D). The optimal dimension for GPFA was determined as three</w:t>
      </w:r>
      <w:r>
        <w:rPr>
          <w:rFonts w:ascii="Times New Roman" w:hAnsi="Times New Roman" w:cs="Times New Roman"/>
          <w:sz w:val="24"/>
          <w:szCs w:val="24"/>
        </w:rPr>
        <w:t xml:space="preserve">; this was </w:t>
      </w:r>
      <w:r w:rsidRPr="00304D94">
        <w:rPr>
          <w:rFonts w:ascii="Times New Roman" w:hAnsi="Times New Roman" w:cs="Times New Roman"/>
          <w:sz w:val="24"/>
          <w:szCs w:val="24"/>
        </w:rPr>
        <w:t xml:space="preserve">calculated via the elbow method on the log-likelihood values </w:t>
      </w:r>
      <w:r>
        <w:rPr>
          <w:rFonts w:ascii="Times New Roman" w:hAnsi="Times New Roman" w:cs="Times New Roman"/>
          <w:sz w:val="24"/>
          <w:szCs w:val="24"/>
        </w:rPr>
        <w:t xml:space="preserve">and </w:t>
      </w:r>
      <w:r w:rsidRPr="00304D94">
        <w:rPr>
          <w:rFonts w:ascii="Times New Roman" w:hAnsi="Times New Roman" w:cs="Times New Roman"/>
          <w:sz w:val="24"/>
          <w:szCs w:val="24"/>
        </w:rPr>
        <w:t>evaluated by the threefold cross-validation method</w:t>
      </w:r>
      <w:r w:rsidRPr="00304D94">
        <w:rPr>
          <w:rFonts w:ascii="Times New Roman" w:hAnsi="Times New Roman" w:cs="Times New Roman" w:hint="eastAsia"/>
          <w:sz w:val="24"/>
          <w:szCs w:val="24"/>
        </w:rPr>
        <w:t xml:space="preserve"> </w:t>
      </w:r>
      <w:r w:rsidRPr="00304D94">
        <w:rPr>
          <w:rFonts w:ascii="Times New Roman" w:hAnsi="Times New Roman" w:cs="Times New Roman"/>
          <w:sz w:val="24"/>
          <w:szCs w:val="24"/>
        </w:rPr>
        <w:t>(Figure 2B).</w:t>
      </w:r>
    </w:p>
    <w:p w14:paraId="06337F67" w14:textId="77777777" w:rsidR="00074441" w:rsidRPr="00304D94" w:rsidRDefault="00074441" w:rsidP="00074441">
      <w:pPr>
        <w:spacing w:line="360" w:lineRule="auto"/>
        <w:rPr>
          <w:rFonts w:ascii="Times New Roman" w:hAnsi="Times New Roman" w:cs="Times New Roman"/>
          <w:sz w:val="24"/>
          <w:szCs w:val="24"/>
        </w:rPr>
      </w:pPr>
    </w:p>
    <w:p w14:paraId="00AB5722"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2.3 Defining hippocampal SWR candidates from hippocampal regions</w:t>
      </w:r>
    </w:p>
    <w:p w14:paraId="483A561E" w14:textId="77777777" w:rsidR="00074441" w:rsidRPr="00304D94" w:rsidRDefault="00074441" w:rsidP="00074441">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Hippocampal SWR candidates were detected based on a consensus constructed by researchers (Liu et al., 2022) as follows. LFP signals of a region of interest (ROI; </w:t>
      </w:r>
      <w:r w:rsidRPr="00304D94">
        <w:rPr>
          <w:rFonts w:ascii="Times New Roman" w:hAnsi="Times New Roman" w:cs="Times New Roman"/>
          <w:i/>
          <w:iCs/>
          <w:sz w:val="24"/>
          <w:szCs w:val="24"/>
        </w:rPr>
        <w:t>e.g.</w:t>
      </w:r>
      <w:r w:rsidRPr="00304D94">
        <w:rPr>
          <w:rFonts w:ascii="Times New Roman" w:hAnsi="Times New Roman" w:cs="Times New Roman"/>
          <w:sz w:val="24"/>
          <w:szCs w:val="24"/>
        </w:rPr>
        <w:t xml:space="preserve">, AHL) were </w:t>
      </w:r>
      <w:r w:rsidRPr="00304D94">
        <w:rPr>
          <w:rFonts w:ascii="Times New Roman" w:eastAsia="Yu Mincho" w:hAnsi="Times New Roman" w:cs="Times New Roman"/>
          <w:sz w:val="24"/>
          <w:szCs w:val="24"/>
        </w:rPr>
        <w:t>rereferenced</w:t>
      </w:r>
      <w:r w:rsidRPr="00304D94">
        <w:rPr>
          <w:rFonts w:ascii="Times New Roman" w:hAnsi="Times New Roman" w:cs="Times New Roman"/>
          <w:sz w:val="24"/>
          <w:szCs w:val="24"/>
        </w:rPr>
        <w:t xml:space="preserve"> by subtracting a control signal calculated by averaging out-of-ROI signals (</w:t>
      </w:r>
      <w:r w:rsidRPr="00304D94">
        <w:rPr>
          <w:rFonts w:ascii="Times New Roman" w:hAnsi="Times New Roman" w:cs="Times New Roman"/>
          <w:i/>
          <w:iCs/>
          <w:sz w:val="24"/>
          <w:szCs w:val="24"/>
        </w:rPr>
        <w:t>e.g.</w:t>
      </w:r>
      <w:r w:rsidRPr="00304D94">
        <w:rPr>
          <w:rFonts w:ascii="Times New Roman" w:hAnsi="Times New Roman" w:cs="Times New Roman"/>
          <w:sz w:val="24"/>
          <w:szCs w:val="24"/>
        </w:rPr>
        <w:t>, AHR, PHL, PHR, ECL, ECR, AL, and AR; Figure 1A). SWR candidates (=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defined from the LFP signals passed through the ripple band filter (80–140 Hz) (Figure 1B) using a published tool (</w:t>
      </w:r>
      <w:hyperlink r:id="rId10" w:history="1">
        <w:r w:rsidRPr="00304D94">
          <w:rPr>
            <w:rStyle w:val="Hyperlink"/>
            <w:rFonts w:ascii="Times New Roman" w:hAnsi="Times New Roman" w:cs="Times New Roman"/>
            <w:sz w:val="24"/>
            <w:szCs w:val="24"/>
          </w:rPr>
          <w:t>https://github.com/Eden-Kramer-Lab/ripple_detection</w:t>
        </w:r>
      </w:hyperlink>
      <w:r w:rsidRPr="00304D94">
        <w:rPr>
          <w:rFonts w:ascii="Times New Roman" w:hAnsi="Times New Roman" w:cs="Times New Roman"/>
          <w:sz w:val="24"/>
          <w:szCs w:val="24"/>
        </w:rPr>
        <w:t>; Kay et al., 2016) with modifications such as updated ripple band range from 150–250 (for rodents) to 80–140 Hz (for humans).</w:t>
      </w:r>
    </w:p>
    <w:p w14:paraId="0106A188" w14:textId="77777777" w:rsidR="00074441" w:rsidRPr="00304D94" w:rsidRDefault="00074441" w:rsidP="00074441">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As control events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defined by shuffling the timestamps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across all trials from all subjects.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visually inspected (Figure 1).</w:t>
      </w:r>
    </w:p>
    <w:p w14:paraId="766F9B2C" w14:textId="77777777" w:rsidR="00074441" w:rsidRPr="00304D94" w:rsidRDefault="00074441" w:rsidP="00074441">
      <w:pPr>
        <w:spacing w:line="360" w:lineRule="auto"/>
        <w:rPr>
          <w:rFonts w:ascii="Times New Roman" w:hAnsi="Times New Roman" w:cs="Times New Roman"/>
          <w:sz w:val="24"/>
          <w:szCs w:val="24"/>
        </w:rPr>
      </w:pPr>
    </w:p>
    <w:p w14:paraId="32A0CCBD"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2.4 Defining hippocampal SWRs from putative CA1 regions</w:t>
      </w:r>
    </w:p>
    <w:p w14:paraId="5DDB474D" w14:textId="697EF0E2" w:rsidR="00074441" w:rsidRPr="00304D94" w:rsidRDefault="00074441" w:rsidP="00074441">
      <w:pPr>
        <w:spacing w:line="360" w:lineRule="auto"/>
        <w:rPr>
          <w:rFonts w:ascii="Times New Roman" w:hAnsi="Times New Roman" w:cs="Times New Roman"/>
          <w:sz w:val="24"/>
          <w:szCs w:val="24"/>
        </w:rPr>
      </w:pPr>
      <w:r w:rsidRPr="00304D94">
        <w:rPr>
          <w:rFonts w:ascii="Times New Roman" w:hAnsi="Times New Roman" w:cs="Times New Roman"/>
          <w:sz w:val="24"/>
          <w:szCs w:val="24"/>
        </w:rPr>
        <w:t>Putative CA1 regions were defined as follows.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embedded into a two-dimensional space based on their superimposed spike counts per unit using UMAP (uniform manifold approximation and projection; </w:t>
      </w:r>
      <w:r w:rsidRPr="009D4895">
        <w:rPr>
          <w:rFonts w:ascii="Times New Roman" w:hAnsi="Times New Roman" w:cs="Times New Roman"/>
          <w:sz w:val="24"/>
          <w:szCs w:val="24"/>
        </w:rPr>
        <w:t>McInnes</w:t>
      </w:r>
      <w:r w:rsidRPr="009D4895" w:rsidDel="009D4895">
        <w:rPr>
          <w:rFonts w:ascii="Times New Roman" w:hAnsi="Times New Roman" w:cs="Times New Roman"/>
          <w:sz w:val="24"/>
          <w:szCs w:val="24"/>
        </w:rPr>
        <w:t xml:space="preserve"> </w:t>
      </w:r>
      <w:r w:rsidRPr="00304D94">
        <w:rPr>
          <w:rFonts w:ascii="Times New Roman" w:hAnsi="Times New Roman" w:cs="Times New Roman"/>
          <w:sz w:val="24"/>
          <w:szCs w:val="24"/>
        </w:rPr>
        <w:t xml:space="preserve">et al., 2018) in a supervised fashion (Figure 4A). The silhouette score (Rousseeuw et al., 1987), a validation barometer for clustering, was calculated from clustered samples (Table 2). The hippocampal regions with </w:t>
      </w:r>
      <w:r w:rsidRPr="00304D94">
        <w:rPr>
          <w:rFonts w:ascii="Times New Roman" w:eastAsia="Yu Mincho" w:hAnsi="Times New Roman" w:cs="Times New Roman"/>
          <w:sz w:val="24"/>
          <w:szCs w:val="24"/>
        </w:rPr>
        <w:t>silhouette scores greater</w:t>
      </w:r>
      <w:r w:rsidRPr="00304D94">
        <w:rPr>
          <w:rFonts w:ascii="Times New Roman" w:hAnsi="Times New Roman" w:cs="Times New Roman"/>
          <w:sz w:val="24"/>
          <w:szCs w:val="24"/>
        </w:rPr>
        <w:t xml:space="preserve"> than 0.6 on average across sessions (</w:t>
      </w:r>
      <w:r w:rsidRPr="00304D94">
        <w:rPr>
          <w:rFonts w:ascii="Times New Roman" w:eastAsia="Yu Mincho" w:hAnsi="Times New Roman" w:cs="Times New Roman"/>
          <w:sz w:val="24"/>
          <w:szCs w:val="24"/>
        </w:rPr>
        <w:t>75</w:t>
      </w:r>
      <w:r w:rsidRPr="00ED6B00">
        <w:rPr>
          <w:rFonts w:ascii="Times New Roman" w:eastAsia="Yu Mincho" w:hAnsi="Times New Roman" w:cs="Times New Roman"/>
          <w:sz w:val="24"/>
          <w:szCs w:val="24"/>
          <w:vertAlign w:val="superscript"/>
        </w:rPr>
        <w:t>th</w:t>
      </w:r>
      <w:r w:rsidRPr="00304D94">
        <w:rPr>
          <w:rFonts w:ascii="Times New Roman" w:hAnsi="Times New Roman" w:cs="Times New Roman"/>
          <w:sz w:val="24"/>
          <w:szCs w:val="24"/>
        </w:rPr>
        <w:t xml:space="preserve"> percentile) (Figure 4B) were defined as putative CA1 regions </w:t>
      </w:r>
      <w:r w:rsidRPr="00304D94">
        <w:rPr>
          <w:rFonts w:ascii="Times New Roman" w:hAnsi="Times New Roman" w:cs="Times New Roman"/>
          <w:sz w:val="24"/>
          <w:szCs w:val="24"/>
        </w:rPr>
        <w:lastRenderedPageBreak/>
        <w:t xml:space="preserve">(Table 3; </w:t>
      </w:r>
      <w:r w:rsidRPr="00304D94">
        <w:rPr>
          <w:rFonts w:ascii="Times New Roman" w:hAnsi="Times New Roman" w:cs="Times New Roman"/>
          <w:i/>
          <w:iCs/>
          <w:sz w:val="24"/>
          <w:szCs w:val="24"/>
        </w:rPr>
        <w:t>i.e.</w:t>
      </w:r>
      <w:r w:rsidRPr="00304D94">
        <w:rPr>
          <w:rFonts w:ascii="Times New Roman" w:hAnsi="Times New Roman" w:cs="Times New Roman"/>
          <w:sz w:val="24"/>
          <w:szCs w:val="24"/>
        </w:rPr>
        <w:t>, AHL of subject #1, AHR of subject #3, PHL of subject #4, AHL of subject #6, and AHR of subject #9).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in putative CA1 regions were defined as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 xml:space="preserve">(no longer candidates). The duration </w:t>
      </w:r>
      <w:del w:id="6" w:author="裕亮 渡邉" w:date="2023-08-31T16:53:00Z">
        <w:r w:rsidRPr="00304D94" w:rsidDel="00B07E91">
          <w:rPr>
            <w:rFonts w:ascii="Times New Roman" w:hAnsi="Times New Roman" w:cs="Times New Roman"/>
            <w:sz w:val="24"/>
            <w:szCs w:val="24"/>
          </w:rPr>
          <w:delText xml:space="preserve">[ms] </w:delText>
        </w:r>
      </w:del>
      <w:r w:rsidRPr="00304D94">
        <w:rPr>
          <w:rFonts w:ascii="Times New Roman" w:hAnsi="Times New Roman" w:cs="Times New Roman"/>
          <w:sz w:val="24"/>
          <w:szCs w:val="24"/>
        </w:rPr>
        <w:t xml:space="preserve">and ripple band peak amplitude </w:t>
      </w:r>
      <w:del w:id="7" w:author="裕亮 渡邉" w:date="2023-08-31T16:53:00Z">
        <w:r w:rsidRPr="00304D94" w:rsidDel="00B07E91">
          <w:rPr>
            <w:rFonts w:ascii="Times New Roman" w:hAnsi="Times New Roman" w:cs="Times New Roman"/>
            <w:sz w:val="24"/>
            <w:szCs w:val="24"/>
          </w:rPr>
          <w:delText xml:space="preserve">[SD of baseline] </w:delText>
        </w:r>
      </w:del>
      <w:r w:rsidRPr="00304D94">
        <w:rPr>
          <w:rFonts w:ascii="Times New Roman" w:hAnsi="Times New Roman" w:cs="Times New Roman"/>
          <w:sz w:val="24"/>
          <w:szCs w:val="24"/>
        </w:rPr>
        <w:t>of detected SWRs were calculated (Figure 4C &amp; E).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 xml:space="preserve">were visually inspected as </w:t>
      </w:r>
      <w:r w:rsidRPr="00304D94">
        <w:rPr>
          <w:rFonts w:ascii="Times New Roman" w:eastAsia="Yu Mincho" w:hAnsi="Times New Roman" w:cs="Times New Roman"/>
          <w:sz w:val="24"/>
          <w:szCs w:val="24"/>
        </w:rPr>
        <w:t xml:space="preserve">shown in </w:t>
      </w:r>
      <w:r w:rsidRPr="00304D94">
        <w:rPr>
          <w:rFonts w:ascii="Times New Roman" w:hAnsi="Times New Roman" w:cs="Times New Roman"/>
          <w:sz w:val="24"/>
          <w:szCs w:val="24"/>
        </w:rPr>
        <w:t>Figure 1.</w:t>
      </w:r>
    </w:p>
    <w:p w14:paraId="404B2A3E" w14:textId="77777777" w:rsidR="00074441" w:rsidRPr="00304D94" w:rsidRDefault="00074441" w:rsidP="00074441">
      <w:pPr>
        <w:rPr>
          <w:rFonts w:ascii="Times New Roman" w:hAnsi="Times New Roman" w:cs="Times New Roman"/>
          <w:b/>
          <w:bCs/>
          <w:i/>
          <w:iCs/>
          <w:sz w:val="24"/>
          <w:szCs w:val="24"/>
        </w:rPr>
      </w:pPr>
    </w:p>
    <w:p w14:paraId="1EA05B20" w14:textId="77777777" w:rsidR="00074441" w:rsidRPr="00304D94" w:rsidRDefault="00074441" w:rsidP="0007444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2.5 Statistical evaluation</w:t>
      </w:r>
    </w:p>
    <w:p w14:paraId="08D4A2DC" w14:textId="77777777" w:rsidR="00074441" w:rsidRPr="00304D94" w:rsidRDefault="00074441" w:rsidP="00074441">
      <w:pPr>
        <w:spacing w:line="360" w:lineRule="auto"/>
        <w:contextualSpacing/>
        <w:jc w:val="left"/>
        <w:rPr>
          <w:rFonts w:ascii="Times New Roman" w:hAnsi="Times New Roman" w:cs="Times New Roman"/>
          <w:color w:val="BFBFBF" w:themeColor="background1" w:themeShade="BF"/>
          <w:sz w:val="24"/>
          <w:szCs w:val="24"/>
        </w:rPr>
      </w:pPr>
      <w:r w:rsidRPr="00304D94">
        <w:rPr>
          <w:rFonts w:ascii="Times New Roman" w:hAnsi="Times New Roman" w:cs="Times New Roman"/>
          <w:sz w:val="24"/>
          <w:szCs w:val="24"/>
        </w:rPr>
        <w:t xml:space="preserve">The Brunner–Munzel test and the Kruskal–Wallis test were conducted by the Python package scipy (Virtanen et al., 2020). A correlation </w:t>
      </w:r>
      <w:r>
        <w:rPr>
          <w:rFonts w:ascii="Times New Roman" w:hAnsi="Times New Roman" w:cs="Times New Roman"/>
          <w:sz w:val="24"/>
          <w:szCs w:val="24"/>
        </w:rPr>
        <w:t>analysis</w:t>
      </w:r>
      <w:r w:rsidRPr="00304D94">
        <w:rPr>
          <w:rFonts w:ascii="Times New Roman" w:hAnsi="Times New Roman" w:cs="Times New Roman"/>
          <w:sz w:val="24"/>
          <w:szCs w:val="24"/>
        </w:rPr>
        <w:t xml:space="preserve"> was performed by finding the rank of the observed correlation coefficient in the corresponding set-size-shuffled surrogate with an in-house Python script. The bootstrap test was also conducted by an in-house Python script.</w:t>
      </w:r>
      <w:r w:rsidRPr="00304D94">
        <w:rPr>
          <w:rFonts w:ascii="Times New Roman" w:hAnsi="Times New Roman" w:cs="Times New Roman"/>
          <w:color w:val="BFBFBF" w:themeColor="background1" w:themeShade="BF"/>
          <w:sz w:val="24"/>
          <w:szCs w:val="24"/>
          <w:vertAlign w:val="superscript"/>
        </w:rPr>
        <w:br/>
      </w:r>
    </w:p>
    <w:p w14:paraId="6078894B" w14:textId="77777777" w:rsidR="00074441" w:rsidRPr="00304D94" w:rsidRDefault="00074441" w:rsidP="00074441">
      <w:pPr>
        <w:pStyle w:val="Heading2"/>
        <w:spacing w:line="360" w:lineRule="auto"/>
        <w:rPr>
          <w:rFonts w:ascii="Times New Roman" w:hAnsi="Times New Roman" w:cs="Times New Roman"/>
          <w:b/>
          <w:bCs/>
          <w:sz w:val="24"/>
          <w:szCs w:val="24"/>
        </w:rPr>
      </w:pPr>
      <w:r w:rsidRPr="00304D94">
        <w:rPr>
          <w:rFonts w:ascii="Times New Roman" w:hAnsi="Times New Roman" w:cs="Times New Roman"/>
          <w:b/>
          <w:bCs/>
          <w:i/>
          <w:iCs/>
          <w:sz w:val="24"/>
          <w:szCs w:val="24"/>
        </w:rPr>
        <w:t xml:space="preserve">2.6 Code </w:t>
      </w:r>
      <w:r w:rsidRPr="00304D94">
        <w:rPr>
          <w:rFonts w:ascii="Times New Roman" w:eastAsia="Yu Mincho" w:hAnsi="Times New Roman" w:cs="Times New Roman"/>
          <w:b/>
          <w:bCs/>
          <w:i/>
          <w:iCs/>
          <w:sz w:val="24"/>
          <w:szCs w:val="24"/>
        </w:rPr>
        <w:t>availability</w:t>
      </w:r>
    </w:p>
    <w:p w14:paraId="0B37E501" w14:textId="6F072270" w:rsidR="00074441" w:rsidRDefault="00074441" w:rsidP="003409D8">
      <w:pPr>
        <w:rPr>
          <w:rFonts w:ascii="Times New Roman" w:hAnsi="Times New Roman" w:cs="Times New Roman"/>
          <w:sz w:val="24"/>
        </w:rPr>
      </w:pPr>
      <w:r w:rsidRPr="00304D94">
        <w:rPr>
          <w:rFonts w:ascii="Times New Roman" w:eastAsia="Yu Mincho" w:hAnsi="Times New Roman" w:cs="Times New Roman"/>
          <w:sz w:val="24"/>
        </w:rPr>
        <w:t>The source</w:t>
      </w:r>
      <w:r w:rsidRPr="00304D94">
        <w:rPr>
          <w:rFonts w:ascii="Times New Roman" w:hAnsi="Times New Roman" w:cs="Times New Roman"/>
          <w:sz w:val="24"/>
        </w:rPr>
        <w:t xml:space="preserve"> code is available at </w:t>
      </w:r>
      <w:r>
        <w:rPr>
          <w:rFonts w:ascii="Times New Roman" w:hAnsi="Times New Roman" w:cs="Times New Roman"/>
          <w:sz w:val="24"/>
        </w:rPr>
        <w:t>GitHub (</w:t>
      </w:r>
      <w:hyperlink r:id="rId11" w:history="1">
        <w:r w:rsidRPr="003B469E">
          <w:rPr>
            <w:rStyle w:val="Hyperlink"/>
            <w:rFonts w:ascii="Times New Roman" w:hAnsi="Times New Roman" w:cs="Times New Roman"/>
            <w:sz w:val="24"/>
          </w:rPr>
          <w:t>https://github.com/yanagisawa-lab/hippocampal-neural-trajectory-fluctuations-during-a-WM-task</w:t>
        </w:r>
      </w:hyperlink>
      <w:r>
        <w:rPr>
          <w:rFonts w:ascii="Times New Roman" w:hAnsi="Times New Roman" w:cs="Times New Roman"/>
          <w:sz w:val="24"/>
        </w:rPr>
        <w:t>)</w:t>
      </w:r>
      <w:del w:id="8" w:author="裕亮 渡邉" w:date="2023-08-31T16:54:00Z">
        <w:r w:rsidDel="00B07E91">
          <w:rPr>
            <w:rFonts w:ascii="Times New Roman" w:hAnsi="Times New Roman" w:cs="Times New Roman"/>
            <w:sz w:val="24"/>
          </w:rPr>
          <w:delText xml:space="preserve"> and Zenode</w:delText>
        </w:r>
      </w:del>
      <w:r>
        <w:rPr>
          <w:rFonts w:ascii="Times New Roman" w:hAnsi="Times New Roman" w:cs="Times New Roman"/>
          <w:sz w:val="24"/>
        </w:rPr>
        <w:t>.</w:t>
      </w:r>
    </w:p>
    <w:p w14:paraId="1A7355EC" w14:textId="77777777" w:rsidR="002B78D8" w:rsidRPr="00304D94" w:rsidRDefault="002B78D8" w:rsidP="00724FA2">
      <w:pPr>
        <w:spacing w:line="360" w:lineRule="auto"/>
        <w:rPr>
          <w:rFonts w:ascii="Times New Roman" w:hAnsi="Times New Roman" w:cs="Times New Roman"/>
        </w:rPr>
      </w:pPr>
    </w:p>
    <w:p w14:paraId="1A379ECD" w14:textId="77777777" w:rsidR="002B78D8" w:rsidRDefault="002B78D8" w:rsidP="00407B95">
      <w:pPr>
        <w:rPr>
          <w:rFonts w:ascii="Times New Roman" w:hAnsi="Times New Roman" w:cs="Times New Roman"/>
        </w:rPr>
      </w:pPr>
    </w:p>
    <w:p w14:paraId="14CDBF1D" w14:textId="4D453AD8" w:rsidR="00D14E1E" w:rsidRDefault="00D14E1E" w:rsidP="00724FA2">
      <w:pPr>
        <w:spacing w:line="360" w:lineRule="auto"/>
        <w:contextualSpacing/>
        <w:jc w:val="left"/>
        <w:rPr>
          <w:rFonts w:ascii="Times New Roman" w:hAnsi="Times New Roman" w:cs="Times New Roman"/>
          <w:b/>
          <w:bCs/>
        </w:rPr>
      </w:pPr>
    </w:p>
    <w:p w14:paraId="4D5B8741" w14:textId="33AD2769"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3 Results</w:t>
      </w:r>
    </w:p>
    <w:p w14:paraId="3C173990" w14:textId="5D03AE6B" w:rsidR="00765210" w:rsidRPr="00304D94" w:rsidRDefault="006966A8"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3.1 iEEG recording and the neural trajectory in MTL regions during a WM task</w:t>
      </w:r>
    </w:p>
    <w:p w14:paraId="23CD16B0" w14:textId="7245494A" w:rsidR="00A43DD4" w:rsidRPr="00304D94" w:rsidRDefault="00EA0993" w:rsidP="006E7BFE">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We used an open dataset (Boran et al., 2020). LFP signals (Figure 1A) in the MTL regions (Table 1; </w:t>
      </w:r>
      <w:r w:rsidR="00485482" w:rsidRPr="00304D94">
        <w:rPr>
          <w:rFonts w:ascii="Times New Roman" w:hAnsi="Times New Roman" w:cs="Times New Roman"/>
          <w:i/>
          <w:iCs/>
          <w:sz w:val="24"/>
          <w:szCs w:val="24"/>
        </w:rPr>
        <w:t>e.g.</w:t>
      </w:r>
      <w:r w:rsidR="00523F89" w:rsidRPr="00304D94">
        <w:rPr>
          <w:rFonts w:ascii="Times New Roman" w:hAnsi="Times New Roman" w:cs="Times New Roman"/>
          <w:sz w:val="24"/>
          <w:szCs w:val="24"/>
        </w:rPr>
        <w:t>, left hippocampal head [AHL]) were recorded during a modified Sternberg task. SWR</w:t>
      </w:r>
      <w:r w:rsidR="00523F89" w:rsidRPr="00304D94">
        <w:rPr>
          <w:rFonts w:ascii="Times New Roman" w:hAnsi="Times New Roman" w:cs="Times New Roman"/>
          <w:sz w:val="24"/>
          <w:szCs w:val="24"/>
          <w:vertAlign w:val="superscript"/>
        </w:rPr>
        <w:t>+</w:t>
      </w:r>
      <w:r w:rsidR="00523F89" w:rsidRPr="00304D94">
        <w:rPr>
          <w:rFonts w:ascii="Times New Roman" w:hAnsi="Times New Roman" w:cs="Times New Roman"/>
          <w:sz w:val="24"/>
          <w:szCs w:val="24"/>
        </w:rPr>
        <w:t xml:space="preserve"> candidates were determined from the ripple band passed LFP signals (Figure 1B) in the hippocampal regions (see Methods), and SWR</w:t>
      </w:r>
      <w:r w:rsidR="00523F89" w:rsidRPr="00304D94">
        <w:rPr>
          <w:rFonts w:ascii="Times New Roman" w:hAnsi="Times New Roman" w:cs="Times New Roman"/>
          <w:sz w:val="24"/>
          <w:szCs w:val="24"/>
          <w:vertAlign w:val="superscript"/>
        </w:rPr>
        <w:t>−</w:t>
      </w:r>
      <w:r w:rsidR="00C230E4" w:rsidRPr="00304D94">
        <w:rPr>
          <w:rFonts w:ascii="Times New Roman" w:hAnsi="Times New Roman" w:cs="Times New Roman"/>
          <w:sz w:val="24"/>
          <w:szCs w:val="24"/>
        </w:rPr>
        <w:t xml:space="preserve"> candidates were defined at the identical timestamps of SWR</w:t>
      </w:r>
      <w:r w:rsidR="00C230E4" w:rsidRPr="00304D94">
        <w:rPr>
          <w:rFonts w:ascii="Times New Roman" w:hAnsi="Times New Roman" w:cs="Times New Roman"/>
          <w:sz w:val="24"/>
          <w:szCs w:val="24"/>
          <w:vertAlign w:val="superscript"/>
        </w:rPr>
        <w:t>+</w:t>
      </w:r>
      <w:r w:rsidR="009A71E3" w:rsidRPr="00304D94">
        <w:rPr>
          <w:rFonts w:ascii="Times New Roman" w:hAnsi="Times New Roman" w:cs="Times New Roman"/>
          <w:sz w:val="24"/>
          <w:szCs w:val="24"/>
        </w:rPr>
        <w:t xml:space="preserve"> candidates but in different trials (Figure 1). </w:t>
      </w:r>
      <w:r w:rsidRPr="00304D94">
        <w:rPr>
          <w:rFonts w:ascii="Times New Roman" w:eastAsia="Yu Mincho" w:hAnsi="Times New Roman" w:cs="Times New Roman"/>
          <w:sz w:val="24"/>
          <w:szCs w:val="24"/>
        </w:rPr>
        <w:t>Multiunit</w:t>
      </w:r>
      <w:r w:rsidR="009A71E3" w:rsidRPr="00304D94">
        <w:rPr>
          <w:rFonts w:ascii="Times New Roman" w:hAnsi="Times New Roman" w:cs="Times New Roman"/>
          <w:sz w:val="24"/>
          <w:szCs w:val="24"/>
        </w:rPr>
        <w:t xml:space="preserve"> spikes (Figure 1C) </w:t>
      </w:r>
      <w:r w:rsidR="009A71E3" w:rsidRPr="00304D94">
        <w:rPr>
          <w:rFonts w:ascii="Times New Roman" w:hAnsi="Times New Roman" w:cs="Times New Roman"/>
          <w:sz w:val="24"/>
          <w:szCs w:val="24"/>
        </w:rPr>
        <w:lastRenderedPageBreak/>
        <w:t>were determined using a spike sorting algorithm (Niediek et al., 2016) and provided as a part of the dataset.</w:t>
      </w:r>
      <w:r w:rsidR="001815CC" w:rsidRPr="00304D94">
        <w:rPr>
          <w:rFonts w:ascii="Times New Roman" w:eastAsiaTheme="majorEastAsia" w:hAnsi="Times New Roman" w:cs="Times New Roman"/>
          <w:sz w:val="24"/>
          <w:szCs w:val="24"/>
        </w:rPr>
        <w:t xml:space="preserve"> Based on 50-ms binned </w:t>
      </w:r>
      <w:r w:rsidRPr="00304D94">
        <w:rPr>
          <w:rFonts w:ascii="Times New Roman" w:eastAsia="Yu Gothic Light" w:hAnsi="Times New Roman" w:cs="Times New Roman"/>
          <w:sz w:val="24"/>
          <w:szCs w:val="24"/>
        </w:rPr>
        <w:t>multiunit</w:t>
      </w:r>
      <w:r w:rsidR="001815CC" w:rsidRPr="00304D94">
        <w:rPr>
          <w:rFonts w:ascii="Times New Roman" w:eastAsiaTheme="majorEastAsia" w:hAnsi="Times New Roman" w:cs="Times New Roman"/>
          <w:sz w:val="24"/>
          <w:szCs w:val="24"/>
        </w:rPr>
        <w:t xml:space="preserve"> activity</w:t>
      </w:r>
      <w:ins w:id="9" w:author="裕亮 渡邉" w:date="2023-08-31T18:52:00Z">
        <w:r w:rsidR="007818CE">
          <w:rPr>
            <w:rFonts w:ascii="Times New Roman" w:eastAsiaTheme="majorEastAsia" w:hAnsi="Times New Roman" w:cs="Times New Roman"/>
            <w:sz w:val="24"/>
            <w:szCs w:val="24"/>
          </w:rPr>
          <w:t xml:space="preserve"> without overlaps</w:t>
        </w:r>
      </w:ins>
      <w:r w:rsidR="001815CC" w:rsidRPr="00304D94">
        <w:rPr>
          <w:rFonts w:ascii="Times New Roman" w:eastAsiaTheme="majorEastAsia" w:hAnsi="Times New Roman" w:cs="Times New Roman"/>
          <w:sz w:val="24"/>
          <w:szCs w:val="24"/>
        </w:rPr>
        <w:t>, GPFA (</w:t>
      </w:r>
      <w:r w:rsidR="001815CC" w:rsidRPr="00304D94">
        <w:rPr>
          <w:rFonts w:ascii="Times New Roman" w:hAnsi="Times New Roman" w:cs="Times New Roman"/>
          <w:sz w:val="24"/>
          <w:szCs w:val="24"/>
        </w:rPr>
        <w:t>Yu et al., 2009</w:t>
      </w:r>
      <w:r w:rsidR="001815CC" w:rsidRPr="00304D94">
        <w:rPr>
          <w:rFonts w:ascii="Times New Roman" w:eastAsiaTheme="majorEastAsia" w:hAnsi="Times New Roman" w:cs="Times New Roman"/>
          <w:sz w:val="24"/>
          <w:szCs w:val="24"/>
        </w:rPr>
        <w:t xml:space="preserve">) computed the neural trajectory (= factors) of the MTL regions by session and region (Figure 1D). Each </w:t>
      </w:r>
      <w:r w:rsidR="001815CC" w:rsidRPr="00304D94">
        <w:rPr>
          <w:rFonts w:ascii="Times New Roman" w:hAnsi="Times New Roman" w:cs="Times New Roman"/>
          <w:sz w:val="24"/>
          <w:szCs w:val="24"/>
        </w:rPr>
        <w:t xml:space="preserve">factor was z-normalized by session </w:t>
      </w:r>
      <w:r w:rsidR="001815CC" w:rsidRPr="00304D94">
        <w:rPr>
          <w:rFonts w:ascii="Times New Roman" w:hAnsi="Times New Roman" w:cs="Times New Roman" w:hint="eastAsia"/>
          <w:sz w:val="24"/>
          <w:szCs w:val="24"/>
        </w:rPr>
        <w:t>a</w:t>
      </w:r>
      <w:r w:rsidR="001815CC" w:rsidRPr="00304D94">
        <w:rPr>
          <w:rFonts w:ascii="Times New Roman" w:hAnsi="Times New Roman" w:cs="Times New Roman"/>
          <w:sz w:val="24"/>
          <w:szCs w:val="24"/>
        </w:rPr>
        <w:t>nd region (</w:t>
      </w:r>
      <w:r w:rsidR="001815CC" w:rsidRPr="00304D94">
        <w:rPr>
          <w:rFonts w:ascii="Times New Roman" w:hAnsi="Times New Roman" w:cs="Times New Roman"/>
          <w:i/>
          <w:iCs/>
          <w:sz w:val="24"/>
          <w:szCs w:val="24"/>
        </w:rPr>
        <w:t>e.g.</w:t>
      </w:r>
      <w:r w:rsidR="00BB40F3" w:rsidRPr="00304D94">
        <w:rPr>
          <w:rFonts w:ascii="Times New Roman" w:hAnsi="Times New Roman" w:cs="Times New Roman"/>
          <w:sz w:val="24"/>
          <w:szCs w:val="24"/>
        </w:rPr>
        <w:t>, session #2 in AHL of subject #1</w:t>
      </w:r>
      <w:r w:rsidR="00B201B6" w:rsidRPr="00304D94">
        <w:rPr>
          <w:rFonts w:ascii="Times New Roman" w:eastAsiaTheme="majorEastAsia" w:hAnsi="Times New Roman" w:cs="Times New Roman"/>
          <w:sz w:val="24"/>
          <w:szCs w:val="24"/>
        </w:rPr>
        <w:t xml:space="preserve">). </w:t>
      </w:r>
      <w:r w:rsidRPr="00304D94">
        <w:rPr>
          <w:rFonts w:ascii="Times New Roman" w:eastAsia="Yu Gothic Light" w:hAnsi="Times New Roman" w:cs="Times New Roman"/>
          <w:sz w:val="24"/>
          <w:szCs w:val="24"/>
        </w:rPr>
        <w:t xml:space="preserve">The </w:t>
      </w:r>
      <w:r w:rsidR="00B201B6" w:rsidRPr="00304D94">
        <w:rPr>
          <w:rFonts w:ascii="Times New Roman" w:eastAsiaTheme="majorEastAsia" w:hAnsi="Times New Roman" w:cs="Times New Roman"/>
          <w:sz w:val="24"/>
          <w:szCs w:val="24"/>
        </w:rPr>
        <w:t>Euclidian distance from the origin O was calculated (Figure 1E).</w:t>
      </w:r>
    </w:p>
    <w:p w14:paraId="36C87DF9" w14:textId="77777777" w:rsidR="00472B8B" w:rsidRPr="00304D94" w:rsidRDefault="00472B8B" w:rsidP="006E7BFE">
      <w:pPr>
        <w:spacing w:line="360" w:lineRule="auto"/>
      </w:pPr>
    </w:p>
    <w:p w14:paraId="02D4A3B0" w14:textId="42EC8203" w:rsidR="00472B8B" w:rsidRPr="00304D94" w:rsidRDefault="001C65FA"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3.2 </w:t>
      </w:r>
      <w:r w:rsidR="00F23A59">
        <w:rPr>
          <w:rFonts w:ascii="Times New Roman" w:hAnsi="Times New Roman" w:cs="Times New Roman"/>
          <w:b/>
          <w:bCs/>
          <w:i/>
          <w:iCs/>
          <w:sz w:val="24"/>
          <w:szCs w:val="24"/>
        </w:rPr>
        <w:t>Hippocampal n</w:t>
      </w:r>
      <w:r w:rsidRPr="00304D94">
        <w:rPr>
          <w:rFonts w:ascii="Times New Roman" w:hAnsi="Times New Roman" w:cs="Times New Roman"/>
          <w:b/>
          <w:bCs/>
          <w:i/>
          <w:iCs/>
          <w:sz w:val="24"/>
          <w:szCs w:val="24"/>
        </w:rPr>
        <w:t xml:space="preserve">eural </w:t>
      </w:r>
      <w:r w:rsidR="00F23A59">
        <w:rPr>
          <w:rFonts w:ascii="Times New Roman" w:hAnsi="Times New Roman" w:cs="Times New Roman"/>
          <w:b/>
          <w:bCs/>
          <w:i/>
          <w:iCs/>
          <w:sz w:val="24"/>
          <w:szCs w:val="24"/>
        </w:rPr>
        <w:t>trajectory</w:t>
      </w:r>
      <w:r w:rsidR="00F23A59" w:rsidRPr="00304D94">
        <w:rPr>
          <w:rFonts w:ascii="Times New Roman" w:hAnsi="Times New Roman" w:cs="Times New Roman"/>
          <w:b/>
          <w:bCs/>
          <w:i/>
          <w:iCs/>
          <w:sz w:val="24"/>
          <w:szCs w:val="24"/>
        </w:rPr>
        <w:t xml:space="preserve"> </w:t>
      </w:r>
      <w:r w:rsidR="005160EC">
        <w:rPr>
          <w:rFonts w:ascii="Times New Roman" w:hAnsi="Times New Roman" w:cs="Times New Roman"/>
          <w:b/>
          <w:bCs/>
          <w:i/>
          <w:iCs/>
          <w:sz w:val="24"/>
          <w:szCs w:val="24"/>
        </w:rPr>
        <w:t xml:space="preserve">correlated with </w:t>
      </w:r>
      <w:r w:rsidRPr="00304D94">
        <w:rPr>
          <w:rFonts w:ascii="Times New Roman" w:hAnsi="Times New Roman" w:cs="Times New Roman"/>
          <w:b/>
          <w:bCs/>
          <w:i/>
          <w:iCs/>
          <w:sz w:val="24"/>
          <w:szCs w:val="24"/>
        </w:rPr>
        <w:t>a WM task</w:t>
      </w:r>
    </w:p>
    <w:p w14:paraId="1C643EF1" w14:textId="77777777" w:rsidR="00D22B59" w:rsidRPr="00D22B59" w:rsidRDefault="00D22B59" w:rsidP="00D22B59">
      <w:pPr>
        <w:pStyle w:val="Heading2"/>
        <w:spacing w:line="360" w:lineRule="auto"/>
        <w:contextualSpacing/>
        <w:jc w:val="left"/>
        <w:rPr>
          <w:ins w:id="10" w:author="裕亮 渡邉" w:date="2023-08-31T19:03:00Z"/>
          <w:rFonts w:ascii="Times New Roman" w:hAnsi="Times New Roman" w:cs="Times New Roman"/>
          <w:sz w:val="24"/>
          <w:szCs w:val="24"/>
        </w:rPr>
      </w:pPr>
      <w:ins w:id="11" w:author="裕亮 渡邉" w:date="2023-08-31T19:03:00Z">
        <w:r w:rsidRPr="00D22B59">
          <w:rPr>
            <w:rFonts w:ascii="Times New Roman" w:hAnsi="Times New Roman" w:cs="Times New Roman"/>
            <w:sz w:val="24"/>
            <w:szCs w:val="24"/>
          </w:rPr>
          <w:t>In Figure 2A, the median neural trajectories of 50 trials are depicted as points within the three major factor space. The optimal embedding dimension for the GPFA model was determined to be three using the elbow method (Figure 2B).</w:t>
        </w:r>
      </w:ins>
    </w:p>
    <w:p w14:paraId="4AB788CA" w14:textId="6AD24417" w:rsidR="00D22B59" w:rsidRPr="00D22B59" w:rsidRDefault="00D22B59" w:rsidP="00B93B08">
      <w:pPr>
        <w:pStyle w:val="Heading2"/>
        <w:spacing w:line="360" w:lineRule="auto"/>
        <w:contextualSpacing/>
        <w:jc w:val="left"/>
        <w:rPr>
          <w:ins w:id="12" w:author="裕亮 渡邉" w:date="2023-08-31T19:03:00Z"/>
          <w:rFonts w:ascii="Times New Roman" w:hAnsi="Times New Roman" w:cs="Times New Roman"/>
          <w:sz w:val="24"/>
          <w:szCs w:val="24"/>
        </w:rPr>
      </w:pPr>
      <w:ins w:id="13" w:author="裕亮 渡邉" w:date="2023-08-31T19:03:00Z">
        <w:r w:rsidRPr="00D22B59">
          <w:rPr>
            <w:rFonts w:ascii="Times New Roman" w:hAnsi="Times New Roman" w:cs="Times New Roman"/>
            <w:sz w:val="24"/>
            <w:szCs w:val="24"/>
          </w:rPr>
          <w:t>The trajectory distance from the origin (O) for the hippocampus was found to be significantly different compared to the EC and amygdala. Specifically, the hippocampus exhibited a larger distance than the EC and amygdala</w:t>
        </w:r>
      </w:ins>
      <w:ins w:id="14" w:author="裕亮 渡邉" w:date="2023-08-31T19:08:00Z">
        <w:r w:rsidR="00B93B08">
          <w:rPr>
            <w:rFonts w:ascii="Times New Roman" w:hAnsi="Times New Roman" w:cs="Times New Roman"/>
            <w:sz w:val="24"/>
            <w:szCs w:val="24"/>
          </w:rPr>
          <w:t>.</w:t>
        </w:r>
        <w:r w:rsidR="00B93B08">
          <w:rPr>
            <w:rStyle w:val="FootnoteReference"/>
            <w:rFonts w:ascii="Times New Roman" w:hAnsi="Times New Roman" w:cs="Times New Roman"/>
            <w:sz w:val="24"/>
            <w:szCs w:val="24"/>
          </w:rPr>
          <w:footnoteReference w:id="1"/>
        </w:r>
      </w:ins>
    </w:p>
    <w:p w14:paraId="03D8307E" w14:textId="57CB64D4" w:rsidR="00D22B59" w:rsidRPr="00D22B59" w:rsidRDefault="00D22B59">
      <w:pPr>
        <w:pStyle w:val="Heading2"/>
        <w:spacing w:line="360" w:lineRule="auto"/>
        <w:ind w:firstLine="840"/>
        <w:contextualSpacing/>
        <w:jc w:val="left"/>
        <w:rPr>
          <w:ins w:id="17" w:author="裕亮 渡邉" w:date="2023-08-31T19:03:00Z"/>
          <w:rFonts w:ascii="Times New Roman" w:hAnsi="Times New Roman" w:cs="Times New Roman"/>
          <w:sz w:val="24"/>
          <w:szCs w:val="24"/>
        </w:rPr>
        <w:pPrChange w:id="18" w:author="裕亮 渡邉" w:date="2023-08-31T19:03:00Z">
          <w:pPr>
            <w:pStyle w:val="Heading2"/>
            <w:spacing w:line="360" w:lineRule="auto"/>
            <w:contextualSpacing/>
            <w:jc w:val="left"/>
          </w:pPr>
        </w:pPrChange>
      </w:pPr>
      <w:ins w:id="19" w:author="裕亮 渡邉" w:date="2023-08-31T19:03:00Z">
        <w:r w:rsidRPr="00D22B59">
          <w:rPr>
            <w:rFonts w:ascii="Times New Roman" w:hAnsi="Times New Roman" w:cs="Times New Roman"/>
            <w:sz w:val="24"/>
            <w:szCs w:val="24"/>
          </w:rPr>
          <w:t>Furthermore, the distance between geometric medians (e.g., d(gF, gE)) in trials showed that the hippocampus had a larger distance compared to both the EC and amygdala</w:t>
        </w:r>
      </w:ins>
      <w:ins w:id="20" w:author="裕亮 渡邉" w:date="2023-08-31T19:29:00Z">
        <w:r w:rsidR="00037CD1">
          <w:rPr>
            <w:rFonts w:ascii="Times New Roman" w:hAnsi="Times New Roman" w:cs="Times New Roman"/>
            <w:sz w:val="24"/>
            <w:szCs w:val="24"/>
          </w:rPr>
          <w:t>.</w:t>
        </w:r>
      </w:ins>
      <w:ins w:id="21" w:author="裕亮 渡邉" w:date="2023-08-31T19:08:00Z">
        <w:r w:rsidR="00B93B08">
          <w:rPr>
            <w:rStyle w:val="FootnoteReference"/>
            <w:rFonts w:ascii="Times New Roman" w:hAnsi="Times New Roman" w:cs="Times New Roman"/>
            <w:sz w:val="24"/>
            <w:szCs w:val="24"/>
          </w:rPr>
          <w:footnoteReference w:id="2"/>
        </w:r>
      </w:ins>
    </w:p>
    <w:p w14:paraId="2999B915" w14:textId="160AE2CF" w:rsidR="00B920FE" w:rsidRPr="00304D94" w:rsidDel="00D22B59" w:rsidRDefault="00B93B08" w:rsidP="00D22B59">
      <w:pPr>
        <w:spacing w:line="360" w:lineRule="auto"/>
        <w:rPr>
          <w:del w:id="24" w:author="裕亮 渡邉" w:date="2023-08-31T19:03:00Z"/>
          <w:rFonts w:ascii="Times New Roman" w:eastAsiaTheme="majorEastAsia" w:hAnsi="Times New Roman" w:cs="Times New Roman"/>
          <w:sz w:val="24"/>
          <w:szCs w:val="24"/>
        </w:rPr>
      </w:pPr>
      <w:ins w:id="25" w:author="裕亮 渡邉" w:date="2023-08-31T19:08:00Z">
        <w:r>
          <w:rPr>
            <w:rFonts w:ascii="Times New Roman" w:eastAsiaTheme="majorEastAsia" w:hAnsi="Times New Roman" w:cs="Times New Roman"/>
            <w:sz w:val="24"/>
            <w:szCs w:val="24"/>
          </w:rPr>
          <w:br w:type="column"/>
        </w:r>
      </w:ins>
      <w:del w:id="26" w:author="裕亮 渡邉" w:date="2023-08-31T19:03:00Z">
        <w:r w:rsidR="009F65C0" w:rsidRPr="00304D94" w:rsidDel="00D22B59">
          <w:rPr>
            <w:rFonts w:ascii="Times New Roman" w:eastAsiaTheme="majorEastAsia" w:hAnsi="Times New Roman" w:cs="Times New Roman"/>
            <w:sz w:val="24"/>
            <w:szCs w:val="24"/>
          </w:rPr>
          <w:lastRenderedPageBreak/>
          <w:delText xml:space="preserve">In Figure 2A, the median of neural trajectories of 50 trials was exemplified as points in the three major factor space. The optimal embedding dimension for </w:delText>
        </w:r>
        <w:r w:rsidR="009F65C0" w:rsidRPr="00304D94" w:rsidDel="00D22B59">
          <w:rPr>
            <w:rFonts w:ascii="Times New Roman" w:eastAsia="Yu Gothic Light" w:hAnsi="Times New Roman" w:cs="Times New Roman"/>
            <w:sz w:val="24"/>
            <w:szCs w:val="24"/>
          </w:rPr>
          <w:delText xml:space="preserve">the </w:delText>
        </w:r>
        <w:r w:rsidR="009F65C0" w:rsidRPr="00304D94" w:rsidDel="00D22B59">
          <w:rPr>
            <w:rFonts w:ascii="Times New Roman" w:eastAsiaTheme="majorEastAsia" w:hAnsi="Times New Roman" w:cs="Times New Roman"/>
            <w:sz w:val="24"/>
            <w:szCs w:val="24"/>
          </w:rPr>
          <w:delText>GPFA model was estimated as three via the elbow method (Figure 2B).</w:delText>
        </w:r>
      </w:del>
    </w:p>
    <w:p w14:paraId="49EF77D3" w14:textId="09E31902" w:rsidR="00472B8B" w:rsidRPr="00304D94" w:rsidDel="00D22B59" w:rsidRDefault="009A7A31" w:rsidP="00734783">
      <w:pPr>
        <w:spacing w:line="360" w:lineRule="auto"/>
        <w:ind w:firstLine="840"/>
        <w:rPr>
          <w:del w:id="27" w:author="裕亮 渡邉" w:date="2023-08-31T19:03:00Z"/>
          <w:rFonts w:ascii="Times New Roman" w:eastAsiaTheme="majorEastAsia" w:hAnsi="Times New Roman" w:cs="Times New Roman"/>
          <w:sz w:val="24"/>
          <w:szCs w:val="24"/>
        </w:rPr>
      </w:pPr>
      <w:del w:id="28" w:author="裕亮 渡邉" w:date="2023-08-31T19:03:00Z">
        <w:r w:rsidRPr="00304D94" w:rsidDel="00D22B59">
          <w:rPr>
            <w:rFonts w:ascii="Times New Roman" w:eastAsiaTheme="majorEastAsia" w:hAnsi="Times New Roman" w:cs="Times New Roman"/>
            <w:sz w:val="24"/>
            <w:szCs w:val="24"/>
          </w:rPr>
          <w:delText xml:space="preserve">The trajectory distance from the origin (O) of the hippocampus (1.11 [1.01]; median [IQR]; </w:delText>
        </w:r>
        <w:r w:rsidRPr="00304D94" w:rsidDel="00D22B59">
          <w:rPr>
            <w:rFonts w:ascii="Times New Roman" w:eastAsiaTheme="majorEastAsia" w:hAnsi="Times New Roman" w:cs="Times New Roman"/>
            <w:i/>
            <w:iCs/>
            <w:sz w:val="24"/>
            <w:szCs w:val="24"/>
          </w:rPr>
          <w:delText>n</w:delText>
        </w:r>
        <w:r w:rsidR="005E4D7D" w:rsidRPr="00304D94" w:rsidDel="00D22B59">
          <w:rPr>
            <w:rFonts w:ascii="Times New Roman" w:eastAsiaTheme="majorEastAsia" w:hAnsi="Times New Roman" w:cs="Times New Roman"/>
            <w:sz w:val="24"/>
            <w:szCs w:val="24"/>
          </w:rPr>
          <w:delText xml:space="preserve"> = 195,681 </w:delText>
        </w:r>
        <w:r w:rsidR="00E475D0" w:rsidDel="00D22B59">
          <w:rPr>
            <w:rFonts w:ascii="Times New Roman" w:eastAsiaTheme="majorEastAsia" w:hAnsi="Times New Roman" w:cs="Times New Roman"/>
            <w:sz w:val="24"/>
            <w:szCs w:val="24"/>
          </w:rPr>
          <w:delText>timepoints</w:delText>
        </w:r>
        <w:r w:rsidR="005E4D7D" w:rsidRPr="00304D94" w:rsidDel="00D22B59">
          <w:rPr>
            <w:rFonts w:ascii="Times New Roman" w:eastAsiaTheme="majorEastAsia" w:hAnsi="Times New Roman" w:cs="Times New Roman"/>
            <w:sz w:val="24"/>
            <w:szCs w:val="24"/>
          </w:rPr>
          <w:delText xml:space="preserve">) was larger than those of the EC (0.94 [1.10]; median [IQR]; </w:delText>
        </w:r>
        <w:r w:rsidR="005E4D7D" w:rsidRPr="00304D94" w:rsidDel="00D22B59">
          <w:rPr>
            <w:rFonts w:ascii="Times New Roman" w:eastAsiaTheme="majorEastAsia" w:hAnsi="Times New Roman" w:cs="Times New Roman"/>
            <w:i/>
            <w:iCs/>
            <w:sz w:val="24"/>
            <w:szCs w:val="24"/>
          </w:rPr>
          <w:delText>n</w:delText>
        </w:r>
        <w:r w:rsidR="005F10B6" w:rsidRPr="00304D94" w:rsidDel="00D22B59">
          <w:rPr>
            <w:rFonts w:ascii="Times New Roman" w:eastAsiaTheme="majorEastAsia" w:hAnsi="Times New Roman" w:cs="Times New Roman"/>
            <w:sz w:val="24"/>
            <w:szCs w:val="24"/>
          </w:rPr>
          <w:delText xml:space="preserve"> = 133,761 </w:delText>
        </w:r>
        <w:r w:rsidR="00E475D0" w:rsidDel="00D22B59">
          <w:rPr>
            <w:rFonts w:ascii="Times New Roman" w:eastAsiaTheme="majorEastAsia" w:hAnsi="Times New Roman" w:cs="Times New Roman"/>
            <w:sz w:val="24"/>
            <w:szCs w:val="24"/>
          </w:rPr>
          <w:delText>timepoints</w:delText>
        </w:r>
        <w:r w:rsidR="005F10B6" w:rsidRPr="00304D94" w:rsidDel="00D22B59">
          <w:rPr>
            <w:rFonts w:ascii="Times New Roman" w:eastAsiaTheme="majorEastAsia" w:hAnsi="Times New Roman" w:cs="Times New Roman"/>
            <w:sz w:val="24"/>
            <w:szCs w:val="24"/>
          </w:rPr>
          <w:delText xml:space="preserve">) and amygdala (0.78 [0.88]; median [IQR]; </w:delText>
        </w:r>
        <w:r w:rsidR="005F10B6" w:rsidRPr="00304D94" w:rsidDel="00D22B59">
          <w:rPr>
            <w:rFonts w:ascii="Times New Roman" w:eastAsiaTheme="majorEastAsia" w:hAnsi="Times New Roman" w:cs="Times New Roman"/>
            <w:i/>
            <w:iCs/>
            <w:sz w:val="24"/>
            <w:szCs w:val="24"/>
          </w:rPr>
          <w:delText>n</w:delText>
        </w:r>
        <w:r w:rsidR="00AF1830" w:rsidRPr="00304D94" w:rsidDel="00D22B59">
          <w:rPr>
            <w:rFonts w:ascii="Times New Roman" w:eastAsiaTheme="majorEastAsia" w:hAnsi="Times New Roman" w:cs="Times New Roman"/>
            <w:sz w:val="24"/>
            <w:szCs w:val="24"/>
          </w:rPr>
          <w:delText xml:space="preserve"> = 165,281 </w:delText>
        </w:r>
        <w:r w:rsidR="00E475D0" w:rsidDel="00D22B59">
          <w:rPr>
            <w:rFonts w:ascii="Times New Roman" w:eastAsiaTheme="majorEastAsia" w:hAnsi="Times New Roman" w:cs="Times New Roman"/>
            <w:sz w:val="24"/>
            <w:szCs w:val="24"/>
          </w:rPr>
          <w:delText>timepoints</w:delText>
        </w:r>
        <w:r w:rsidR="00AF1830" w:rsidRPr="00304D94" w:rsidDel="00D22B59">
          <w:rPr>
            <w:rFonts w:ascii="Times New Roman" w:eastAsiaTheme="majorEastAsia" w:hAnsi="Times New Roman" w:cs="Times New Roman"/>
            <w:sz w:val="24"/>
            <w:szCs w:val="24"/>
          </w:rPr>
          <w:delText>) (Figure C &amp; D). The distance between geometric medians (</w:delText>
        </w:r>
        <w:r w:rsidR="00D73402" w:rsidRPr="00304D94" w:rsidDel="00D22B59">
          <w:rPr>
            <w:rFonts w:ascii="Times New Roman" w:eastAsiaTheme="majorEastAsia" w:hAnsi="Times New Roman" w:cs="Times New Roman"/>
            <w:i/>
            <w:iCs/>
            <w:sz w:val="24"/>
            <w:szCs w:val="24"/>
          </w:rPr>
          <w:delText>e.g.</w:delText>
        </w:r>
        <w:r w:rsidR="00D35DB8" w:rsidRPr="00304D94" w:rsidDel="00D22B59">
          <w:rPr>
            <w:rFonts w:ascii="Times New Roman" w:eastAsiaTheme="majorEastAsia" w:hAnsi="Times New Roman" w:cs="Times New Roman"/>
            <w:sz w:val="24"/>
            <w:szCs w:val="24"/>
          </w:rPr>
          <w:delText xml:space="preserve">, d(gF, gE)) in trials of the hippocampus (0.60 [0.70]; median [IQR]; </w:delText>
        </w:r>
        <w:r w:rsidR="00D35DB8" w:rsidRPr="00304D94" w:rsidDel="00D22B59">
          <w:rPr>
            <w:rFonts w:ascii="Times New Roman" w:eastAsiaTheme="majorEastAsia" w:hAnsi="Times New Roman" w:cs="Times New Roman"/>
            <w:i/>
            <w:iCs/>
            <w:sz w:val="24"/>
            <w:szCs w:val="24"/>
          </w:rPr>
          <w:delText>n</w:delText>
        </w:r>
        <w:r w:rsidR="00F13ECE" w:rsidRPr="00304D94" w:rsidDel="00D22B59">
          <w:rPr>
            <w:rFonts w:ascii="Times New Roman" w:eastAsiaTheme="majorEastAsia" w:hAnsi="Times New Roman" w:cs="Times New Roman"/>
            <w:sz w:val="24"/>
            <w:szCs w:val="24"/>
          </w:rPr>
          <w:delText xml:space="preserve"> = 8,772 combinations) was larger than those of the EC (0.28 [0.52],</w:delText>
        </w:r>
        <w:r w:rsidRPr="00304D94" w:rsidDel="00D22B59">
          <w:rPr>
            <w:rFonts w:ascii="Times New Roman" w:eastAsia="Yu Gothic Light" w:hAnsi="Times New Roman" w:cs="Times New Roman"/>
            <w:sz w:val="24"/>
            <w:szCs w:val="24"/>
          </w:rPr>
          <w:delText xml:space="preserve"> </w:delText>
        </w:r>
        <w:r w:rsidR="00F13ECE" w:rsidRPr="00304D94" w:rsidDel="00D22B59">
          <w:rPr>
            <w:rFonts w:ascii="Times New Roman" w:eastAsiaTheme="majorEastAsia" w:hAnsi="Times New Roman" w:cs="Times New Roman"/>
            <w:sz w:val="24"/>
            <w:szCs w:val="24"/>
          </w:rPr>
          <w:delText xml:space="preserve">median [IQR]; </w:delText>
        </w:r>
        <w:r w:rsidR="00D35DB8" w:rsidRPr="00304D94" w:rsidDel="00D22B59">
          <w:rPr>
            <w:rFonts w:ascii="Times New Roman" w:eastAsiaTheme="majorEastAsia" w:hAnsi="Times New Roman" w:cs="Times New Roman"/>
            <w:i/>
            <w:iCs/>
            <w:sz w:val="24"/>
            <w:szCs w:val="24"/>
          </w:rPr>
          <w:delText>n</w:delText>
        </w:r>
        <w:r w:rsidR="00D35DB8" w:rsidRPr="00304D94" w:rsidDel="00D22B59">
          <w:rPr>
            <w:rFonts w:ascii="Times New Roman" w:eastAsiaTheme="majorEastAsia" w:hAnsi="Times New Roman" w:cs="Times New Roman"/>
            <w:sz w:val="24"/>
            <w:szCs w:val="24"/>
          </w:rPr>
          <w:delText xml:space="preserve"> = 5,017 combinations; </w:delText>
        </w:r>
        <w:r w:rsidR="00F13ECE" w:rsidRPr="00304D94" w:rsidDel="00D22B59">
          <w:rPr>
            <w:rFonts w:ascii="Times New Roman" w:eastAsiaTheme="majorEastAsia" w:hAnsi="Times New Roman" w:cs="Times New Roman"/>
            <w:i/>
            <w:iCs/>
            <w:sz w:val="24"/>
            <w:szCs w:val="24"/>
          </w:rPr>
          <w:delText>p</w:delText>
        </w:r>
        <w:r w:rsidR="007434AA" w:rsidRPr="00304D94" w:rsidDel="00D22B59">
          <w:rPr>
            <w:rFonts w:ascii="Times New Roman" w:eastAsiaTheme="majorEastAsia" w:hAnsi="Times New Roman" w:cs="Times New Roman"/>
            <w:sz w:val="24"/>
            <w:szCs w:val="24"/>
          </w:rPr>
          <w:delText xml:space="preserve"> &lt; 0.01</w:delText>
        </w:r>
        <w:r w:rsidR="00FE168A" w:rsidDel="00D22B59">
          <w:rPr>
            <w:rFonts w:ascii="Times New Roman" w:eastAsiaTheme="majorEastAsia" w:hAnsi="Times New Roman" w:cs="Times New Roman"/>
            <w:sz w:val="24"/>
            <w:szCs w:val="24"/>
          </w:rPr>
          <w:delText>; Brunner–Munzel test)</w:delText>
        </w:r>
        <w:r w:rsidR="007434AA" w:rsidRPr="00304D94" w:rsidDel="00D22B59">
          <w:rPr>
            <w:rFonts w:ascii="Times New Roman" w:eastAsiaTheme="majorEastAsia" w:hAnsi="Times New Roman" w:cs="Times New Roman"/>
            <w:sz w:val="24"/>
            <w:szCs w:val="24"/>
          </w:rPr>
          <w:delText xml:space="preserve"> and amygdala (0.24 [0.42], median [IQR]; </w:delText>
        </w:r>
        <w:r w:rsidR="00D35DB8" w:rsidRPr="00304D94" w:rsidDel="00D22B59">
          <w:rPr>
            <w:rFonts w:ascii="Times New Roman" w:eastAsiaTheme="majorEastAsia" w:hAnsi="Times New Roman" w:cs="Times New Roman"/>
            <w:i/>
            <w:iCs/>
            <w:sz w:val="24"/>
            <w:szCs w:val="24"/>
          </w:rPr>
          <w:delText>n</w:delText>
        </w:r>
        <w:r w:rsidR="00D35DB8" w:rsidRPr="00304D94" w:rsidDel="00D22B59">
          <w:rPr>
            <w:rFonts w:ascii="Times New Roman" w:eastAsiaTheme="majorEastAsia" w:hAnsi="Times New Roman" w:cs="Times New Roman"/>
            <w:sz w:val="24"/>
            <w:szCs w:val="24"/>
          </w:rPr>
          <w:delText xml:space="preserve"> = 7,466 combinations; </w:delText>
        </w:r>
        <w:r w:rsidR="007434AA" w:rsidRPr="00304D94" w:rsidDel="00D22B59">
          <w:rPr>
            <w:rFonts w:ascii="Times New Roman" w:eastAsiaTheme="majorEastAsia" w:hAnsi="Times New Roman" w:cs="Times New Roman"/>
            <w:i/>
            <w:iCs/>
            <w:sz w:val="24"/>
            <w:szCs w:val="24"/>
          </w:rPr>
          <w:delText>p</w:delText>
        </w:r>
        <w:r w:rsidR="00FB42C5" w:rsidRPr="00304D94" w:rsidDel="00D22B59">
          <w:rPr>
            <w:rFonts w:ascii="Times New Roman" w:eastAsiaTheme="majorEastAsia" w:hAnsi="Times New Roman" w:cs="Times New Roman"/>
            <w:sz w:val="24"/>
            <w:szCs w:val="24"/>
          </w:rPr>
          <w:delText xml:space="preserve"> &lt; 0.01</w:delText>
        </w:r>
        <w:r w:rsidR="00FE168A" w:rsidDel="00D22B59">
          <w:rPr>
            <w:rFonts w:ascii="Times New Roman" w:eastAsiaTheme="majorEastAsia" w:hAnsi="Times New Roman" w:cs="Times New Roman"/>
            <w:sz w:val="24"/>
            <w:szCs w:val="24"/>
          </w:rPr>
          <w:delText>; Brunner–Munzel test)</w:delText>
        </w:r>
        <w:r w:rsidR="00FB42C5" w:rsidRPr="00304D94" w:rsidDel="00D22B59">
          <w:rPr>
            <w:rFonts w:ascii="Times New Roman" w:eastAsiaTheme="majorEastAsia" w:hAnsi="Times New Roman" w:cs="Times New Roman"/>
            <w:sz w:val="24"/>
            <w:szCs w:val="24"/>
          </w:rPr>
          <w:delText>.</w:delText>
        </w:r>
      </w:del>
    </w:p>
    <w:p w14:paraId="3A35FF39" w14:textId="6F420903" w:rsidR="00A43DD4" w:rsidRPr="00304D94" w:rsidRDefault="00A43DD4" w:rsidP="006E7BFE">
      <w:pPr>
        <w:spacing w:line="360" w:lineRule="auto"/>
        <w:rPr>
          <w:rFonts w:ascii="Times New Roman" w:hAnsi="Times New Roman" w:cs="Times New Roman"/>
          <w:b/>
          <w:bCs/>
          <w:i/>
          <w:iCs/>
          <w:sz w:val="24"/>
          <w:szCs w:val="24"/>
        </w:rPr>
      </w:pPr>
    </w:p>
    <w:p w14:paraId="5360A735" w14:textId="12EBD5AD" w:rsidR="00F447B4" w:rsidRPr="00304D94" w:rsidRDefault="009B6C5A" w:rsidP="00F447B4">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3.3 Memory</w:t>
      </w:r>
      <w:r w:rsidR="009A3340">
        <w:rPr>
          <w:rFonts w:ascii="Times New Roman" w:hAnsi="Times New Roman" w:cs="Times New Roman"/>
          <w:b/>
          <w:bCs/>
          <w:i/>
          <w:iCs/>
          <w:sz w:val="24"/>
          <w:szCs w:val="24"/>
        </w:rPr>
        <w:t xml:space="preserve"> </w:t>
      </w:r>
      <w:r w:rsidRPr="00304D94">
        <w:rPr>
          <w:rFonts w:ascii="Times New Roman" w:hAnsi="Times New Roman" w:cs="Times New Roman"/>
          <w:b/>
          <w:bCs/>
          <w:i/>
          <w:iCs/>
          <w:sz w:val="24"/>
          <w:szCs w:val="24"/>
        </w:rPr>
        <w:t>load-dependent neural trajectory distance between the encoding and retrieval states</w:t>
      </w:r>
      <w:r w:rsidR="009A3340">
        <w:rPr>
          <w:rFonts w:ascii="Times New Roman" w:hAnsi="Times New Roman" w:cs="Times New Roman"/>
          <w:b/>
          <w:bCs/>
          <w:i/>
          <w:iCs/>
          <w:sz w:val="24"/>
          <w:szCs w:val="24"/>
        </w:rPr>
        <w:t xml:space="preserve"> in the hippocampus</w:t>
      </w:r>
    </w:p>
    <w:p w14:paraId="328EB940" w14:textId="1F083C63" w:rsidR="00364747" w:rsidDel="00B93B08" w:rsidRDefault="00B93B08" w:rsidP="00364747">
      <w:pPr>
        <w:spacing w:line="360" w:lineRule="auto"/>
        <w:ind w:firstLine="840"/>
        <w:rPr>
          <w:del w:id="29" w:author="裕亮 渡邉" w:date="2023-08-31T19:11:00Z"/>
          <w:rFonts w:ascii="Times New Roman" w:hAnsi="Times New Roman" w:cs="Times New Roman"/>
          <w:sz w:val="24"/>
          <w:szCs w:val="24"/>
        </w:rPr>
      </w:pPr>
      <w:ins w:id="30" w:author="裕亮 渡邉" w:date="2023-08-31T19:11:00Z">
        <w:r w:rsidRPr="00B93B08">
          <w:rPr>
            <w:rFonts w:ascii="Times New Roman" w:hAnsi="Times New Roman" w:cs="Times New Roman"/>
            <w:sz w:val="24"/>
            <w:szCs w:val="24"/>
          </w:rPr>
          <w:t>In the hippocampus, there was a significant correlation between the set size (i.e., the number of alphabetical letters to encode) and the correct rate, response time, and trajectory distance between gE and gR (= d(gE, gR)) during the WM task.</w:t>
        </w:r>
      </w:ins>
      <w:del w:id="31" w:author="裕亮 渡邉" w:date="2023-08-31T19:11:00Z">
        <w:r w:rsidR="00A642DD" w:rsidRPr="00304D94" w:rsidDel="00B93B08">
          <w:rPr>
            <w:rFonts w:ascii="Times New Roman" w:hAnsi="Times New Roman" w:cs="Times New Roman"/>
            <w:sz w:val="24"/>
            <w:szCs w:val="24"/>
          </w:rPr>
          <w:delText>In the hippocampus, the set size (</w:delText>
        </w:r>
        <w:r w:rsidR="00D16716" w:rsidRPr="00304D94" w:rsidDel="00B93B08">
          <w:rPr>
            <w:rFonts w:ascii="Times New Roman" w:hAnsi="Times New Roman" w:cs="Times New Roman"/>
            <w:i/>
            <w:iCs/>
            <w:sz w:val="24"/>
            <w:szCs w:val="24"/>
          </w:rPr>
          <w:delText>i.e.</w:delText>
        </w:r>
        <w:r w:rsidR="00AA3F2A" w:rsidRPr="00304D94" w:rsidDel="00B93B08">
          <w:rPr>
            <w:rFonts w:ascii="Times New Roman" w:hAnsi="Times New Roman" w:cs="Times New Roman"/>
            <w:sz w:val="24"/>
            <w:szCs w:val="24"/>
          </w:rPr>
          <w:delText>, the number of alphabetical letters to encode) was significantly correlated with the correct rate, response time, and trajectory distance between gE and gR (= d(gE, gR)) during the WM task.</w:delText>
        </w:r>
      </w:del>
    </w:p>
    <w:p w14:paraId="7A2CD220" w14:textId="77777777" w:rsidR="00B93B08" w:rsidRPr="00304D94" w:rsidRDefault="00B93B08" w:rsidP="000330AD">
      <w:pPr>
        <w:spacing w:line="360" w:lineRule="auto"/>
        <w:rPr>
          <w:ins w:id="32" w:author="裕亮 渡邉" w:date="2023-08-31T19:11:00Z"/>
          <w:rFonts w:ascii="Times New Roman" w:hAnsi="Times New Roman" w:cs="Times New Roman"/>
          <w:sz w:val="24"/>
          <w:szCs w:val="24"/>
        </w:rPr>
      </w:pPr>
    </w:p>
    <w:p w14:paraId="120B1F7F" w14:textId="371E56B2" w:rsidR="004C46F8" w:rsidRPr="00304D94" w:rsidRDefault="00B93B08" w:rsidP="00364747">
      <w:pPr>
        <w:spacing w:line="360" w:lineRule="auto"/>
        <w:ind w:firstLine="840"/>
        <w:rPr>
          <w:rFonts w:ascii="Times New Roman" w:hAnsi="Times New Roman" w:cs="Times New Roman"/>
          <w:sz w:val="24"/>
          <w:szCs w:val="24"/>
        </w:rPr>
      </w:pPr>
      <w:ins w:id="33" w:author="裕亮 渡邉" w:date="2023-08-31T19:12:00Z">
        <w:r w:rsidRPr="00B93B08">
          <w:rPr>
            <w:rFonts w:ascii="Times New Roman" w:hAnsi="Times New Roman" w:cs="Times New Roman"/>
            <w:sz w:val="24"/>
            <w:szCs w:val="24"/>
          </w:rPr>
          <w:t>Specifically, the correct rate of trials decreased as the set size increased from four to eight</w:t>
        </w:r>
        <w:r>
          <w:rPr>
            <w:rStyle w:val="FootnoteReference"/>
            <w:rFonts w:ascii="Times New Roman" w:hAnsi="Times New Roman" w:cs="Times New Roman"/>
            <w:sz w:val="24"/>
            <w:szCs w:val="24"/>
          </w:rPr>
          <w:footnoteReference w:id="3"/>
        </w:r>
        <w:r w:rsidRPr="00B93B08">
          <w:rPr>
            <w:rFonts w:ascii="Times New Roman" w:hAnsi="Times New Roman" w:cs="Times New Roman"/>
            <w:sz w:val="24"/>
            <w:szCs w:val="24"/>
          </w:rPr>
          <w:t xml:space="preserve"> (Figure 3A). Similarly, the response time increased with the set size</w:t>
        </w:r>
        <w:r w:rsidR="00F55D8B">
          <w:rPr>
            <w:rStyle w:val="FootnoteReference"/>
            <w:rFonts w:ascii="Times New Roman" w:hAnsi="Times New Roman" w:cs="Times New Roman"/>
            <w:sz w:val="24"/>
            <w:szCs w:val="24"/>
          </w:rPr>
          <w:footnoteReference w:id="4"/>
        </w:r>
        <w:r w:rsidRPr="00B93B08">
          <w:rPr>
            <w:rFonts w:ascii="Times New Roman" w:hAnsi="Times New Roman" w:cs="Times New Roman"/>
            <w:sz w:val="24"/>
            <w:szCs w:val="24"/>
          </w:rPr>
          <w:t xml:space="preserve"> (Figure 3B). Set size and the log10 of the distance between geometric medians of the encoding and retrieval phases were found to be positively correlated</w:t>
        </w:r>
      </w:ins>
      <w:ins w:id="50" w:author="裕亮 渡邉" w:date="2023-08-31T19:13:00Z">
        <w:r w:rsidR="00F55D8B">
          <w:rPr>
            <w:rStyle w:val="FootnoteReference"/>
            <w:rFonts w:ascii="Times New Roman" w:hAnsi="Times New Roman" w:cs="Times New Roman"/>
            <w:sz w:val="24"/>
            <w:szCs w:val="24"/>
          </w:rPr>
          <w:footnoteReference w:id="5"/>
        </w:r>
      </w:ins>
      <w:ins w:id="56" w:author="裕亮 渡邉" w:date="2023-08-31T19:12:00Z">
        <w:r w:rsidRPr="00B93B08">
          <w:rPr>
            <w:rFonts w:ascii="Times New Roman" w:hAnsi="Times New Roman" w:cs="Times New Roman"/>
            <w:sz w:val="24"/>
            <w:szCs w:val="24"/>
          </w:rPr>
          <w:t xml:space="preserve"> (Figure 3C). However, no significant correlation was observed for the distances of other combinations of geometric medians (Figures 3D &amp; S2).</w:t>
        </w:r>
      </w:ins>
      <w:del w:id="57" w:author="裕亮 渡邉" w:date="2023-08-31T19:12:00Z">
        <w:r w:rsidRPr="00304D94" w:rsidDel="00B93B08">
          <w:rPr>
            <w:rFonts w:ascii="Times New Roman" w:hAnsi="Times New Roman" w:cs="Times New Roman"/>
            <w:sz w:val="24"/>
            <w:szCs w:val="24"/>
          </w:rPr>
          <w:delText xml:space="preserve">Specifically, the correct rate of trials with set size four (0.99 ± 0.11, mean ± SD; </w:delText>
        </w:r>
        <w:r w:rsidRPr="00304D94" w:rsidDel="00B93B08">
          <w:rPr>
            <w:rFonts w:ascii="Times New Roman" w:hAnsi="Times New Roman" w:cs="Times New Roman"/>
            <w:i/>
            <w:iCs/>
            <w:sz w:val="24"/>
            <w:szCs w:val="24"/>
          </w:rPr>
          <w:delText>n</w:delText>
        </w:r>
        <w:r w:rsidR="00045FAB" w:rsidRPr="00304D94" w:rsidDel="00B93B08">
          <w:rPr>
            <w:rFonts w:ascii="Times New Roman" w:hAnsi="Times New Roman" w:cs="Times New Roman"/>
            <w:sz w:val="24"/>
            <w:szCs w:val="24"/>
          </w:rPr>
          <w:delText xml:space="preserve"> = 333 trials) was higher than that of trials with set size six (0.93 ± 0.26, mean ± SD; </w:delText>
        </w:r>
        <w:r w:rsidR="00045FAB" w:rsidRPr="00304D94" w:rsidDel="00B93B08">
          <w:rPr>
            <w:rFonts w:ascii="Times New Roman" w:hAnsi="Times New Roman" w:cs="Times New Roman"/>
            <w:i/>
            <w:iCs/>
            <w:sz w:val="24"/>
            <w:szCs w:val="24"/>
          </w:rPr>
          <w:delText>n</w:delText>
        </w:r>
        <w:r w:rsidR="00E9269F" w:rsidRPr="00304D94" w:rsidDel="00B93B08">
          <w:rPr>
            <w:rFonts w:ascii="Times New Roman" w:hAnsi="Times New Roman" w:cs="Times New Roman"/>
            <w:sz w:val="24"/>
            <w:szCs w:val="24"/>
          </w:rPr>
          <w:delText xml:space="preserve"> = 278 trials; </w:delText>
        </w:r>
        <w:r w:rsidR="00E9269F" w:rsidRPr="00304D94" w:rsidDel="00B93B08">
          <w:rPr>
            <w:rFonts w:ascii="Times New Roman" w:hAnsi="Times New Roman" w:cs="Times New Roman"/>
            <w:i/>
            <w:iCs/>
            <w:sz w:val="24"/>
            <w:szCs w:val="24"/>
          </w:rPr>
          <w:delText>p</w:delText>
        </w:r>
        <w:r w:rsidR="00045FAB" w:rsidRPr="00304D94" w:rsidDel="00B93B08">
          <w:rPr>
            <w:rFonts w:ascii="Times New Roman" w:hAnsi="Times New Roman" w:cs="Times New Roman"/>
            <w:sz w:val="24"/>
            <w:szCs w:val="24"/>
          </w:rPr>
          <w:delText xml:space="preserve"> &lt; 0.001, the Brunner–Munzel test with Bonferroni correction) and trials with set size eight (0.87 ± 0.34, mean ± SD; </w:delText>
        </w:r>
        <w:r w:rsidR="00045FAB" w:rsidRPr="00304D94" w:rsidDel="00B93B08">
          <w:rPr>
            <w:rFonts w:ascii="Times New Roman" w:hAnsi="Times New Roman" w:cs="Times New Roman"/>
            <w:i/>
            <w:iCs/>
            <w:sz w:val="24"/>
            <w:szCs w:val="24"/>
          </w:rPr>
          <w:delText>n</w:delText>
        </w:r>
        <w:r w:rsidR="00045FAB" w:rsidRPr="00304D94" w:rsidDel="00B93B08">
          <w:rPr>
            <w:rFonts w:ascii="Times New Roman" w:hAnsi="Times New Roman" w:cs="Times New Roman"/>
            <w:sz w:val="24"/>
            <w:szCs w:val="24"/>
          </w:rPr>
          <w:delText xml:space="preserve"> = 275 trials; </w:delText>
        </w:r>
        <w:r w:rsidR="00361840" w:rsidRPr="00304D94" w:rsidDel="00B93B08">
          <w:rPr>
            <w:rFonts w:ascii="Times New Roman" w:hAnsi="Times New Roman" w:cs="Times New Roman"/>
            <w:i/>
            <w:iCs/>
            <w:sz w:val="24"/>
            <w:szCs w:val="24"/>
          </w:rPr>
          <w:delText>p</w:delText>
        </w:r>
        <w:r w:rsidRPr="00304D94" w:rsidDel="00B93B08">
          <w:rPr>
            <w:rFonts w:ascii="Times New Roman" w:hAnsi="Times New Roman" w:cs="Times New Roman"/>
            <w:sz w:val="24"/>
            <w:szCs w:val="24"/>
          </w:rPr>
          <w:delText xml:space="preserve"> &lt; 0.05; Brunner–Munzel test with Bonferroni correction) (Figure 3A;</w:delText>
        </w:r>
        <w:r w:rsidRPr="00304D94" w:rsidDel="00B93B08">
          <w:rPr>
            <w:rFonts w:ascii="Times New Roman" w:hAnsi="Times New Roman" w:cs="Times New Roman"/>
            <w:i/>
            <w:iCs/>
            <w:sz w:val="24"/>
            <w:szCs w:val="24"/>
          </w:rPr>
          <w:delText xml:space="preserve"> p</w:delText>
        </w:r>
        <w:r w:rsidRPr="00304D94" w:rsidDel="00B93B08">
          <w:rPr>
            <w:rFonts w:ascii="Times New Roman" w:hAnsi="Times New Roman" w:cs="Times New Roman"/>
            <w:sz w:val="24"/>
            <w:szCs w:val="24"/>
          </w:rPr>
          <w:delText xml:space="preserve"> &lt; 0.001,</w:delText>
        </w:r>
        <w:r w:rsidRPr="00304D94" w:rsidDel="00B93B08">
          <w:rPr>
            <w:rFonts w:ascii="Times New Roman" w:hAnsi="Times New Roman" w:cs="Times New Roman" w:hint="eastAsia"/>
            <w:sz w:val="24"/>
            <w:szCs w:val="24"/>
          </w:rPr>
          <w:delText xml:space="preserve"> </w:delText>
        </w:r>
        <w:r w:rsidR="00B952CA" w:rsidRPr="00304D94" w:rsidDel="00B93B08">
          <w:rPr>
            <w:rFonts w:ascii="Times New Roman" w:hAnsi="Times New Roman" w:cs="Times New Roman"/>
            <w:sz w:val="24"/>
            <w:szCs w:val="24"/>
          </w:rPr>
          <w:delText xml:space="preserve">the Kruskal–Wallis test; </w:delText>
        </w:r>
        <w:r w:rsidR="00E511DF" w:rsidRPr="00304D94" w:rsidDel="00B93B08">
          <w:rPr>
            <w:rFonts w:ascii="Times New Roman" w:hAnsi="Times New Roman" w:cs="Times New Roman"/>
            <w:i/>
            <w:iCs/>
            <w:sz w:val="24"/>
            <w:szCs w:val="24"/>
          </w:rPr>
          <w:delText>p</w:delText>
        </w:r>
        <w:r w:rsidRPr="00304D94" w:rsidDel="00B93B08">
          <w:rPr>
            <w:rFonts w:ascii="Times New Roman" w:hAnsi="Times New Roman" w:cs="Times New Roman"/>
            <w:sz w:val="24"/>
            <w:szCs w:val="24"/>
          </w:rPr>
          <w:delText xml:space="preserve"> &lt; 0.001, correlation </w:delText>
        </w:r>
        <w:r w:rsidR="000F3F74" w:rsidDel="00B93B08">
          <w:rPr>
            <w:rFonts w:ascii="Times New Roman" w:hAnsi="Times New Roman" w:cs="Times New Roman"/>
            <w:sz w:val="24"/>
            <w:szCs w:val="24"/>
          </w:rPr>
          <w:delText>analysis</w:delText>
        </w:r>
        <w:r w:rsidR="000F3F74" w:rsidRPr="00304D94" w:rsidDel="00B93B08">
          <w:rPr>
            <w:rFonts w:ascii="Times New Roman" w:hAnsi="Times New Roman" w:cs="Times New Roman"/>
            <w:sz w:val="24"/>
            <w:szCs w:val="24"/>
          </w:rPr>
          <w:delText xml:space="preserve"> </w:delText>
        </w:r>
        <w:r w:rsidRPr="00304D94" w:rsidDel="00B93B08">
          <w:rPr>
            <w:rFonts w:ascii="Times New Roman" w:hAnsi="Times New Roman" w:cs="Times New Roman"/>
            <w:sz w:val="24"/>
            <w:szCs w:val="24"/>
          </w:rPr>
          <w:delText>with the correlation coefficient = − 0.20).</w:delText>
        </w:r>
      </w:del>
    </w:p>
    <w:p w14:paraId="0D1D6093" w14:textId="7303FB3F" w:rsidR="00045FAB" w:rsidRPr="00304D94" w:rsidDel="00F55D8B" w:rsidRDefault="00000000" w:rsidP="00431846">
      <w:pPr>
        <w:spacing w:line="360" w:lineRule="auto"/>
        <w:ind w:firstLine="840"/>
        <w:rPr>
          <w:del w:id="58" w:author="裕亮 渡邉" w:date="2023-08-31T19:12:00Z"/>
          <w:rFonts w:ascii="Times New Roman" w:hAnsi="Times New Roman" w:cs="Times New Roman"/>
          <w:sz w:val="24"/>
          <w:szCs w:val="24"/>
        </w:rPr>
      </w:pPr>
      <w:del w:id="59" w:author="裕亮 渡邉" w:date="2023-08-31T19:12:00Z">
        <w:r w:rsidRPr="00304D94" w:rsidDel="00F55D8B">
          <w:rPr>
            <w:rFonts w:ascii="Times New Roman" w:hAnsi="Times New Roman" w:cs="Times New Roman"/>
            <w:sz w:val="24"/>
            <w:szCs w:val="24"/>
          </w:rPr>
          <w:delText xml:space="preserve">Similarly, the response time of trials with set size four (1.26 ± 0.45 s, mean ± SD; </w:delText>
        </w:r>
        <w:r w:rsidRPr="00304D94" w:rsidDel="00F55D8B">
          <w:rPr>
            <w:rFonts w:ascii="Times New Roman" w:hAnsi="Times New Roman" w:cs="Times New Roman"/>
            <w:i/>
            <w:iCs/>
            <w:sz w:val="24"/>
            <w:szCs w:val="24"/>
          </w:rPr>
          <w:delText>n</w:delText>
        </w:r>
        <w:r w:rsidRPr="00304D94" w:rsidDel="00F55D8B">
          <w:rPr>
            <w:rFonts w:ascii="Times New Roman" w:hAnsi="Times New Roman" w:cs="Times New Roman"/>
            <w:sz w:val="24"/>
            <w:szCs w:val="24"/>
          </w:rPr>
          <w:delText xml:space="preserve"> = 333 trials) was smaller than that of trials with set size six (1.53 ± 0.91, mean ± SD; </w:delText>
        </w:r>
        <w:r w:rsidRPr="00304D94" w:rsidDel="00F55D8B">
          <w:rPr>
            <w:rFonts w:ascii="Times New Roman" w:hAnsi="Times New Roman" w:cs="Times New Roman"/>
            <w:i/>
            <w:iCs/>
            <w:sz w:val="24"/>
            <w:szCs w:val="24"/>
          </w:rPr>
          <w:delText>n</w:delText>
        </w:r>
        <w:r w:rsidRPr="00304D94" w:rsidDel="00F55D8B">
          <w:rPr>
            <w:rFonts w:ascii="Times New Roman" w:hAnsi="Times New Roman" w:cs="Times New Roman"/>
            <w:sz w:val="24"/>
            <w:szCs w:val="24"/>
          </w:rPr>
          <w:delText xml:space="preserve"> = 278 trials) and set size 8 (1.66 ± 0.80, mean ± SD; </w:delText>
        </w:r>
        <w:r w:rsidRPr="00304D94" w:rsidDel="00F55D8B">
          <w:rPr>
            <w:rFonts w:ascii="Times New Roman" w:hAnsi="Times New Roman" w:cs="Times New Roman"/>
            <w:i/>
            <w:iCs/>
            <w:sz w:val="24"/>
            <w:szCs w:val="24"/>
          </w:rPr>
          <w:delText>n</w:delText>
        </w:r>
        <w:r w:rsidRPr="00304D94" w:rsidDel="00F55D8B">
          <w:rPr>
            <w:rFonts w:ascii="Times New Roman" w:hAnsi="Times New Roman" w:cs="Times New Roman"/>
            <w:sz w:val="24"/>
            <w:szCs w:val="24"/>
          </w:rPr>
          <w:delText xml:space="preserve"> = 275 trial) (Figure 3B;</w:delText>
        </w:r>
        <w:r w:rsidR="00EB3F63" w:rsidRPr="00304D94" w:rsidDel="00F55D8B">
          <w:rPr>
            <w:rFonts w:ascii="Times New Roman" w:hAnsi="Times New Roman" w:cs="Times New Roman"/>
            <w:i/>
            <w:iCs/>
            <w:sz w:val="24"/>
            <w:szCs w:val="24"/>
          </w:rPr>
          <w:delText xml:space="preserve"> p</w:delText>
        </w:r>
        <w:r w:rsidR="00EB3F63" w:rsidRPr="00304D94" w:rsidDel="00F55D8B">
          <w:rPr>
            <w:rFonts w:ascii="Times New Roman" w:hAnsi="Times New Roman" w:cs="Times New Roman"/>
            <w:sz w:val="24"/>
            <w:szCs w:val="24"/>
          </w:rPr>
          <w:delText xml:space="preserve">s &lt; 0.001, the Brunner–Munzel test with Bonferroni correction, </w:delText>
        </w:r>
        <w:r w:rsidRPr="00304D94" w:rsidDel="00F55D8B">
          <w:rPr>
            <w:rFonts w:ascii="Times New Roman" w:hAnsi="Times New Roman" w:cs="Times New Roman"/>
            <w:i/>
            <w:iCs/>
            <w:sz w:val="24"/>
            <w:szCs w:val="24"/>
          </w:rPr>
          <w:delText>p</w:delText>
        </w:r>
        <w:r w:rsidRPr="00304D94" w:rsidDel="00F55D8B">
          <w:rPr>
            <w:rFonts w:ascii="Times New Roman" w:hAnsi="Times New Roman" w:cs="Times New Roman"/>
            <w:sz w:val="24"/>
            <w:szCs w:val="24"/>
          </w:rPr>
          <w:delText xml:space="preserve"> &lt; 0.001,</w:delText>
        </w:r>
        <w:r w:rsidRPr="00304D94" w:rsidDel="00F55D8B">
          <w:rPr>
            <w:rFonts w:ascii="Times New Roman" w:hAnsi="Times New Roman" w:cs="Times New Roman" w:hint="eastAsia"/>
            <w:sz w:val="24"/>
            <w:szCs w:val="24"/>
          </w:rPr>
          <w:delText xml:space="preserve"> </w:delText>
        </w:r>
        <w:r w:rsidRPr="00304D94" w:rsidDel="00F55D8B">
          <w:rPr>
            <w:rFonts w:ascii="Times New Roman" w:hAnsi="Times New Roman" w:cs="Times New Roman"/>
            <w:sz w:val="24"/>
            <w:szCs w:val="24"/>
          </w:rPr>
          <w:delText xml:space="preserve">the Kruskal–Wallis test; </w:delText>
        </w:r>
        <w:r w:rsidR="000350F9" w:rsidRPr="00304D94" w:rsidDel="00F55D8B">
          <w:rPr>
            <w:rFonts w:ascii="Times New Roman" w:hAnsi="Times New Roman" w:cs="Times New Roman"/>
            <w:i/>
            <w:iCs/>
            <w:sz w:val="24"/>
            <w:szCs w:val="24"/>
          </w:rPr>
          <w:delText>p</w:delText>
        </w:r>
        <w:r w:rsidRPr="00304D94" w:rsidDel="00F55D8B">
          <w:rPr>
            <w:rFonts w:ascii="Times New Roman" w:hAnsi="Times New Roman" w:cs="Times New Roman"/>
            <w:sz w:val="24"/>
            <w:szCs w:val="24"/>
          </w:rPr>
          <w:delText xml:space="preserve"> &lt; 0.001, </w:delText>
        </w:r>
        <w:r w:rsidR="000F3F74" w:rsidDel="00F55D8B">
          <w:rPr>
            <w:rFonts w:ascii="Times New Roman" w:hAnsi="Times New Roman" w:cs="Times New Roman"/>
            <w:sz w:val="24"/>
            <w:szCs w:val="24"/>
          </w:rPr>
          <w:delText xml:space="preserve">correlation analysis </w:delText>
        </w:r>
        <w:r w:rsidRPr="00304D94" w:rsidDel="00F55D8B">
          <w:rPr>
            <w:rFonts w:ascii="Times New Roman" w:hAnsi="Times New Roman" w:cs="Times New Roman"/>
            <w:sz w:val="24"/>
            <w:szCs w:val="24"/>
          </w:rPr>
          <w:delText>with the correlation coefficient = 0.22).</w:delText>
        </w:r>
      </w:del>
    </w:p>
    <w:p w14:paraId="05ED6203" w14:textId="03811E76" w:rsidR="00EA293D" w:rsidRPr="00304D94" w:rsidDel="00F55D8B" w:rsidRDefault="000D0F76" w:rsidP="00431846">
      <w:pPr>
        <w:spacing w:line="360" w:lineRule="auto"/>
        <w:ind w:firstLine="840"/>
        <w:rPr>
          <w:del w:id="60" w:author="裕亮 渡邉" w:date="2023-08-31T19:12:00Z"/>
          <w:rFonts w:ascii="Times New Roman" w:hAnsi="Times New Roman" w:cs="Times New Roman"/>
          <w:sz w:val="24"/>
          <w:szCs w:val="24"/>
        </w:rPr>
      </w:pPr>
      <w:del w:id="61" w:author="裕亮 渡邉" w:date="2023-08-31T19:12:00Z">
        <w:r w:rsidRPr="00304D94" w:rsidDel="00F55D8B">
          <w:rPr>
            <w:rFonts w:ascii="Times New Roman" w:hAnsi="Times New Roman" w:cs="Times New Roman"/>
            <w:sz w:val="24"/>
            <w:szCs w:val="24"/>
          </w:rPr>
          <w:delText>Furthermore, set size and the log10 of the distance between geometric medians of the encoding and retrieval phases (</w:delText>
        </w:r>
        <w:r w:rsidR="00F93A93" w:rsidRPr="00304D94" w:rsidDel="00F55D8B">
          <w:rPr>
            <w:rFonts w:ascii="Times New Roman" w:hAnsi="Times New Roman" w:cs="Times New Roman"/>
            <w:i/>
            <w:iCs/>
            <w:sz w:val="24"/>
            <w:szCs w:val="24"/>
          </w:rPr>
          <w:delText>e.g.</w:delText>
        </w:r>
        <w:r w:rsidR="00EF7B51" w:rsidRPr="00304D94" w:rsidDel="00F55D8B">
          <w:rPr>
            <w:rFonts w:ascii="Times New Roman" w:hAnsi="Times New Roman" w:cs="Times New Roman"/>
            <w:sz w:val="24"/>
            <w:szCs w:val="24"/>
          </w:rPr>
          <w:delText xml:space="preserve">, log10(d(gE, gR))) </w:delText>
        </w:r>
        <w:r w:rsidRPr="00304D94" w:rsidDel="00F55D8B">
          <w:rPr>
            <w:rFonts w:ascii="Times New Roman" w:eastAsia="Yu Mincho" w:hAnsi="Times New Roman" w:cs="Times New Roman"/>
            <w:sz w:val="24"/>
            <w:szCs w:val="24"/>
          </w:rPr>
          <w:delText>were</w:delText>
        </w:r>
        <w:r w:rsidR="00EF7B51" w:rsidRPr="00304D94" w:rsidDel="00F55D8B">
          <w:rPr>
            <w:rFonts w:ascii="Times New Roman" w:hAnsi="Times New Roman" w:cs="Times New Roman"/>
            <w:sz w:val="24"/>
            <w:szCs w:val="24"/>
          </w:rPr>
          <w:delText xml:space="preserve"> positively correlated (Figure 3C; correlation coefficient = 0.05; </w:delText>
        </w:r>
        <w:r w:rsidR="00785D0C" w:rsidRPr="00304D94" w:rsidDel="00F55D8B">
          <w:rPr>
            <w:rFonts w:ascii="Times New Roman" w:hAnsi="Times New Roman" w:cs="Times New Roman"/>
            <w:i/>
            <w:iCs/>
            <w:sz w:val="24"/>
            <w:szCs w:val="24"/>
          </w:rPr>
          <w:delText>p</w:delText>
        </w:r>
        <w:r w:rsidR="00493F89" w:rsidRPr="00304D94" w:rsidDel="00F55D8B">
          <w:rPr>
            <w:rFonts w:ascii="Times New Roman" w:hAnsi="Times New Roman" w:cs="Times New Roman"/>
            <w:sz w:val="24"/>
            <w:szCs w:val="24"/>
          </w:rPr>
          <w:delText xml:space="preserve"> &lt; 0.001, correlation test; d(gE, gR) = 0.54 [0.70] for set size four trials, </w:delText>
        </w:r>
        <w:r w:rsidR="00493F89" w:rsidRPr="00304D94" w:rsidDel="00F55D8B">
          <w:rPr>
            <w:rFonts w:ascii="Times New Roman" w:hAnsi="Times New Roman" w:cs="Times New Roman"/>
            <w:i/>
            <w:iCs/>
            <w:sz w:val="24"/>
            <w:szCs w:val="24"/>
          </w:rPr>
          <w:delText>n</w:delText>
        </w:r>
        <w:r w:rsidR="00493F89" w:rsidRPr="00304D94" w:rsidDel="00F55D8B">
          <w:rPr>
            <w:rFonts w:ascii="Times New Roman" w:hAnsi="Times New Roman" w:cs="Times New Roman"/>
            <w:sz w:val="24"/>
            <w:szCs w:val="24"/>
          </w:rPr>
          <w:delText xml:space="preserve"> = 447; d(gE, gR) = 0.58 [0.66] for set size six trials, </w:delText>
        </w:r>
        <w:r w:rsidR="00493F89" w:rsidRPr="00304D94" w:rsidDel="00F55D8B">
          <w:rPr>
            <w:rFonts w:ascii="Times New Roman" w:hAnsi="Times New Roman" w:cs="Times New Roman"/>
            <w:i/>
            <w:iCs/>
            <w:sz w:val="24"/>
            <w:szCs w:val="24"/>
          </w:rPr>
          <w:delText>n</w:delText>
        </w:r>
        <w:r w:rsidR="00493F89" w:rsidRPr="00304D94" w:rsidDel="00F55D8B">
          <w:rPr>
            <w:rFonts w:ascii="Times New Roman" w:hAnsi="Times New Roman" w:cs="Times New Roman"/>
            <w:sz w:val="24"/>
            <w:szCs w:val="24"/>
          </w:rPr>
          <w:delText xml:space="preserve"> = 381; and d(gE, gR) = 0.61 [0.63] for set size eight trials, </w:delText>
        </w:r>
        <w:r w:rsidR="00493F89" w:rsidRPr="00304D94" w:rsidDel="00F55D8B">
          <w:rPr>
            <w:rFonts w:ascii="Times New Roman" w:hAnsi="Times New Roman" w:cs="Times New Roman"/>
            <w:i/>
            <w:iCs/>
            <w:sz w:val="24"/>
            <w:szCs w:val="24"/>
          </w:rPr>
          <w:delText>n</w:delText>
        </w:r>
        <w:r w:rsidR="005E3F8B" w:rsidRPr="00304D94" w:rsidDel="00F55D8B">
          <w:rPr>
            <w:rFonts w:ascii="Times New Roman" w:hAnsi="Times New Roman" w:cs="Times New Roman"/>
            <w:sz w:val="24"/>
            <w:szCs w:val="24"/>
          </w:rPr>
          <w:delText xml:space="preserve"> = 395). However, </w:delText>
        </w:r>
        <w:r w:rsidR="001F0F24" w:rsidDel="00F55D8B">
          <w:rPr>
            <w:rFonts w:ascii="Times New Roman" w:hAnsi="Times New Roman" w:cs="Times New Roman"/>
            <w:sz w:val="24"/>
            <w:szCs w:val="24"/>
          </w:rPr>
          <w:delText>no</w:delText>
        </w:r>
        <w:r w:rsidR="005E3F8B" w:rsidRPr="00304D94" w:rsidDel="00F55D8B">
          <w:rPr>
            <w:rFonts w:ascii="Times New Roman" w:hAnsi="Times New Roman" w:cs="Times New Roman"/>
            <w:sz w:val="24"/>
            <w:szCs w:val="24"/>
          </w:rPr>
          <w:delText xml:space="preserve"> significant correlation was </w:delText>
        </w:r>
        <w:r w:rsidR="001F0F24" w:rsidDel="00F55D8B">
          <w:rPr>
            <w:rFonts w:ascii="Times New Roman" w:hAnsi="Times New Roman" w:cs="Times New Roman"/>
            <w:sz w:val="24"/>
            <w:szCs w:val="24"/>
          </w:rPr>
          <w:delText xml:space="preserve">observed for </w:delText>
        </w:r>
        <w:r w:rsidRPr="00304D94" w:rsidDel="00F55D8B">
          <w:rPr>
            <w:rFonts w:ascii="Times New Roman" w:eastAsia="Yu Mincho" w:hAnsi="Times New Roman" w:cs="Times New Roman"/>
            <w:sz w:val="24"/>
            <w:szCs w:val="24"/>
          </w:rPr>
          <w:delText xml:space="preserve">the </w:delText>
        </w:r>
        <w:r w:rsidR="005E3F8B" w:rsidRPr="00304D94" w:rsidDel="00F55D8B">
          <w:rPr>
            <w:rFonts w:ascii="Times New Roman" w:hAnsi="Times New Roman" w:cs="Times New Roman"/>
            <w:sz w:val="24"/>
            <w:szCs w:val="24"/>
          </w:rPr>
          <w:delText>distances of other combinations of geometric medians (Figure</w:delText>
        </w:r>
        <w:r w:rsidR="007D6B90" w:rsidDel="00F55D8B">
          <w:rPr>
            <w:rFonts w:ascii="Times New Roman" w:hAnsi="Times New Roman" w:cs="Times New Roman"/>
            <w:sz w:val="24"/>
            <w:szCs w:val="24"/>
          </w:rPr>
          <w:delText>s</w:delText>
        </w:r>
        <w:r w:rsidR="005E3F8B" w:rsidRPr="00304D94" w:rsidDel="00F55D8B">
          <w:rPr>
            <w:rFonts w:ascii="Times New Roman" w:hAnsi="Times New Roman" w:cs="Times New Roman"/>
            <w:sz w:val="24"/>
            <w:szCs w:val="24"/>
          </w:rPr>
          <w:delText xml:space="preserve"> 3D</w:delText>
        </w:r>
        <w:r w:rsidR="00F132C1" w:rsidDel="00F55D8B">
          <w:rPr>
            <w:rFonts w:ascii="Times New Roman" w:hAnsi="Times New Roman" w:cs="Times New Roman"/>
            <w:sz w:val="24"/>
            <w:szCs w:val="24"/>
          </w:rPr>
          <w:delText xml:space="preserve"> &amp; S2</w:delText>
        </w:r>
        <w:r w:rsidR="005E3F8B" w:rsidRPr="00304D94" w:rsidDel="00F55D8B">
          <w:rPr>
            <w:rFonts w:ascii="Times New Roman" w:hAnsi="Times New Roman" w:cs="Times New Roman"/>
            <w:sz w:val="24"/>
            <w:szCs w:val="24"/>
          </w:rPr>
          <w:delText>).</w:delText>
        </w:r>
      </w:del>
    </w:p>
    <w:p w14:paraId="62E1570F" w14:textId="77777777" w:rsidR="009A71E3" w:rsidRPr="00304D94" w:rsidRDefault="009A71E3" w:rsidP="006E7BFE">
      <w:pPr>
        <w:spacing w:line="360" w:lineRule="auto"/>
        <w:rPr>
          <w:rFonts w:ascii="Times New Roman" w:hAnsi="Times New Roman" w:cs="Times New Roman"/>
          <w:b/>
          <w:bCs/>
          <w:i/>
          <w:iCs/>
          <w:sz w:val="24"/>
          <w:szCs w:val="24"/>
        </w:rPr>
      </w:pPr>
    </w:p>
    <w:p w14:paraId="1ED7C312" w14:textId="1DD73A94" w:rsidR="006F5F9E" w:rsidRPr="00304D94" w:rsidRDefault="00F55D8B" w:rsidP="006E7BFE">
      <w:pPr>
        <w:pStyle w:val="Heading2"/>
        <w:spacing w:line="360" w:lineRule="auto"/>
        <w:contextualSpacing/>
        <w:jc w:val="left"/>
        <w:rPr>
          <w:rFonts w:ascii="Times New Roman" w:hAnsi="Times New Roman" w:cs="Times New Roman"/>
          <w:b/>
          <w:bCs/>
          <w:i/>
          <w:iCs/>
          <w:sz w:val="24"/>
          <w:szCs w:val="24"/>
        </w:rPr>
      </w:pPr>
      <w:ins w:id="62" w:author="裕亮 渡邉" w:date="2023-08-31T19:13:00Z">
        <w:r>
          <w:rPr>
            <w:rFonts w:ascii="Times New Roman" w:hAnsi="Times New Roman" w:cs="Times New Roman"/>
            <w:b/>
            <w:bCs/>
            <w:i/>
            <w:iCs/>
            <w:sz w:val="24"/>
            <w:szCs w:val="24"/>
          </w:rPr>
          <w:br w:type="column"/>
        </w:r>
      </w:ins>
      <w:r w:rsidR="00D87857" w:rsidRPr="00304D94">
        <w:rPr>
          <w:rFonts w:ascii="Times New Roman" w:hAnsi="Times New Roman" w:cs="Times New Roman"/>
          <w:b/>
          <w:bCs/>
          <w:i/>
          <w:iCs/>
          <w:sz w:val="24"/>
          <w:szCs w:val="24"/>
        </w:rPr>
        <w:lastRenderedPageBreak/>
        <w:t>3.4 Detection of hippocampal SWR from putative CA1 regions</w:t>
      </w:r>
    </w:p>
    <w:p w14:paraId="7189F72F" w14:textId="79EA155B" w:rsidR="00252288" w:rsidRPr="00252288" w:rsidRDefault="00252288" w:rsidP="00252288">
      <w:pPr>
        <w:spacing w:line="360" w:lineRule="auto"/>
        <w:contextualSpacing/>
        <w:jc w:val="left"/>
        <w:rPr>
          <w:ins w:id="63" w:author="裕亮 渡邉" w:date="2023-08-31T19:24:00Z"/>
          <w:rFonts w:ascii="Times New Roman" w:hAnsi="Times New Roman" w:cs="Times New Roman"/>
          <w:sz w:val="24"/>
          <w:szCs w:val="24"/>
        </w:rPr>
      </w:pPr>
      <w:ins w:id="64" w:author="裕亮 渡邉" w:date="2023-08-31T19:24:00Z">
        <w:r w:rsidRPr="00252288">
          <w:rPr>
            <w:rFonts w:ascii="Times New Roman" w:hAnsi="Times New Roman" w:cs="Times New Roman"/>
            <w:sz w:val="24"/>
            <w:szCs w:val="24"/>
          </w:rPr>
          <w:t xml:space="preserve">We identified electrodes situated in putative CA1 regions of the hippocampus, based on the observation of distinct multiunit spike patterns during SWR events when compared to baseline periods. For each session and hippocampal region, </w:t>
        </w:r>
      </w:ins>
      <w:ins w:id="65" w:author="裕亮 渡邉" w:date="2023-08-31T19:30:00Z">
        <w:r w:rsidR="00037CD1" w:rsidRPr="00304D94">
          <w:rPr>
            <w:rFonts w:ascii="Times New Roman" w:hAnsi="Times New Roman" w:cs="Times New Roman"/>
            <w:sz w:val="24"/>
            <w:szCs w:val="24"/>
          </w:rPr>
          <w:t>SWR</w:t>
        </w:r>
        <w:r w:rsidR="00037CD1">
          <w:rPr>
            <w:rFonts w:ascii="Times New Roman" w:hAnsi="Times New Roman" w:cs="Times New Roman"/>
            <w:sz w:val="24"/>
            <w:szCs w:val="24"/>
            <w:vertAlign w:val="superscript"/>
          </w:rPr>
          <w:t>+</w:t>
        </w:r>
      </w:ins>
      <w:ins w:id="66" w:author="裕亮 渡邉" w:date="2023-08-31T19:24:00Z">
        <w:r w:rsidRPr="00252288">
          <w:rPr>
            <w:rFonts w:ascii="Times New Roman" w:hAnsi="Times New Roman" w:cs="Times New Roman"/>
            <w:sz w:val="24"/>
            <w:szCs w:val="24"/>
          </w:rPr>
          <w:t>/</w:t>
        </w:r>
      </w:ins>
      <w:ins w:id="67" w:author="裕亮 渡邉" w:date="2023-08-31T19:30:00Z">
        <w:r w:rsidR="00037CD1" w:rsidRPr="00304D94">
          <w:rPr>
            <w:rFonts w:ascii="Times New Roman" w:hAnsi="Times New Roman" w:cs="Times New Roman"/>
            <w:sz w:val="24"/>
            <w:szCs w:val="24"/>
          </w:rPr>
          <w:t>SWR</w:t>
        </w:r>
        <w:r w:rsidR="00037CD1" w:rsidRPr="00304D94">
          <w:rPr>
            <w:rFonts w:ascii="Times New Roman" w:hAnsi="Times New Roman" w:cs="Times New Roman"/>
            <w:sz w:val="24"/>
            <w:szCs w:val="24"/>
            <w:vertAlign w:val="superscript"/>
          </w:rPr>
          <w:t>−</w:t>
        </w:r>
      </w:ins>
      <w:ins w:id="68" w:author="裕亮 渡邉" w:date="2023-08-31T19:24:00Z">
        <w:r w:rsidRPr="00252288">
          <w:rPr>
            <w:rFonts w:ascii="Times New Roman" w:hAnsi="Times New Roman" w:cs="Times New Roman"/>
            <w:sz w:val="24"/>
            <w:szCs w:val="24"/>
          </w:rPr>
          <w:t xml:space="preserve"> candidates were depicted in a two-dimensional space via UMAP</w:t>
        </w:r>
        <w:r>
          <w:rPr>
            <w:rStyle w:val="FootnoteReference"/>
            <w:rFonts w:ascii="Times New Roman" w:hAnsi="Times New Roman" w:cs="Times New Roman"/>
            <w:sz w:val="24"/>
            <w:szCs w:val="24"/>
          </w:rPr>
          <w:footnoteReference w:id="6"/>
        </w:r>
        <w:r w:rsidRPr="00252288">
          <w:rPr>
            <w:rFonts w:ascii="Times New Roman" w:hAnsi="Times New Roman" w:cs="Times New Roman"/>
            <w:sz w:val="24"/>
            <w:szCs w:val="24"/>
          </w:rPr>
          <w:t xml:space="preserve"> (Figure 4A). We calculated the silhouette score as a measure of clustering quality for each session and MTL region (Figure 4B &amp; Table 2). Sites with an average silhouette score across sessions exceeding 0.6 were designated as putative CA1 regions</w:t>
        </w:r>
        <w:r>
          <w:rPr>
            <w:rStyle w:val="FootnoteReference"/>
            <w:rFonts w:ascii="Times New Roman" w:hAnsi="Times New Roman" w:cs="Times New Roman"/>
            <w:sz w:val="24"/>
            <w:szCs w:val="24"/>
          </w:rPr>
          <w:footnoteReference w:id="7"/>
        </w:r>
        <w:r w:rsidRPr="00252288">
          <w:rPr>
            <w:rFonts w:ascii="Times New Roman" w:hAnsi="Times New Roman" w:cs="Times New Roman"/>
            <w:sz w:val="24"/>
            <w:szCs w:val="24"/>
          </w:rPr>
          <w:t xml:space="preserve"> (Tables 2 &amp; 3). Notably, the PHL of subject #4 was identified as a seizure onset zone, but the other four regions were not associated with this designation (Table 1).</w:t>
        </w:r>
      </w:ins>
    </w:p>
    <w:p w14:paraId="2233CBB9" w14:textId="3DD213DD" w:rsidR="00CC28F6" w:rsidRDefault="00252288" w:rsidP="00252288">
      <w:pPr>
        <w:spacing w:line="360" w:lineRule="auto"/>
        <w:ind w:firstLine="840"/>
        <w:contextualSpacing/>
        <w:jc w:val="left"/>
        <w:rPr>
          <w:ins w:id="72" w:author="裕亮 渡邉" w:date="2023-08-31T19:28:00Z"/>
          <w:rFonts w:ascii="Times New Roman" w:hAnsi="Times New Roman" w:cs="Times New Roman"/>
          <w:sz w:val="24"/>
          <w:szCs w:val="24"/>
        </w:rPr>
      </w:pPr>
      <w:ins w:id="73" w:author="裕亮 渡邉" w:date="2023-08-31T19:24:00Z">
        <w:r w:rsidRPr="00252288">
          <w:rPr>
            <w:rFonts w:ascii="Times New Roman" w:hAnsi="Times New Roman" w:cs="Times New Roman"/>
            <w:sz w:val="24"/>
            <w:szCs w:val="24"/>
          </w:rPr>
          <w:t xml:space="preserve">Subsequently, SWR+/SWR− candidates within these putative CA1 regions were labeled as </w:t>
        </w:r>
      </w:ins>
      <w:ins w:id="74" w:author="裕亮 渡邉" w:date="2023-09-04T16:16:00Z">
        <w:r w:rsidR="00023BC1" w:rsidRPr="00304D94">
          <w:rPr>
            <w:rFonts w:ascii="Times New Roman" w:hAnsi="Times New Roman" w:cs="Times New Roman"/>
            <w:sz w:val="24"/>
            <w:szCs w:val="24"/>
          </w:rPr>
          <w:t>SWR</w:t>
        </w:r>
        <w:r w:rsidR="00023BC1">
          <w:rPr>
            <w:rFonts w:ascii="Times New Roman" w:hAnsi="Times New Roman" w:cs="Times New Roman"/>
            <w:sz w:val="24"/>
            <w:szCs w:val="24"/>
            <w:vertAlign w:val="superscript"/>
          </w:rPr>
          <w:t>+</w:t>
        </w:r>
      </w:ins>
      <w:ins w:id="75" w:author="裕亮 渡邉" w:date="2023-08-31T19:24:00Z">
        <w:r w:rsidRPr="00252288">
          <w:rPr>
            <w:rFonts w:ascii="Times New Roman" w:hAnsi="Times New Roman" w:cs="Times New Roman"/>
            <w:sz w:val="24"/>
            <w:szCs w:val="24"/>
          </w:rPr>
          <w:t xml:space="preserve"> and </w:t>
        </w:r>
      </w:ins>
      <w:ins w:id="76" w:author="裕亮 渡邉" w:date="2023-09-04T16:16:00Z">
        <w:r w:rsidR="00023BC1" w:rsidRPr="00304D94">
          <w:rPr>
            <w:rFonts w:ascii="Times New Roman" w:hAnsi="Times New Roman" w:cs="Times New Roman"/>
            <w:sz w:val="24"/>
            <w:szCs w:val="24"/>
          </w:rPr>
          <w:t>SWR</w:t>
        </w:r>
        <w:r w:rsidR="00023BC1" w:rsidRPr="00304D94">
          <w:rPr>
            <w:rFonts w:ascii="Times New Roman" w:hAnsi="Times New Roman" w:cs="Times New Roman"/>
            <w:sz w:val="24"/>
            <w:szCs w:val="24"/>
            <w:vertAlign w:val="superscript"/>
          </w:rPr>
          <w:t>−</w:t>
        </w:r>
      </w:ins>
      <w:ins w:id="77" w:author="裕亮 渡邉" w:date="2023-08-31T19:24:00Z">
        <w:r w:rsidRPr="00252288">
          <w:rPr>
            <w:rFonts w:ascii="Times New Roman" w:hAnsi="Times New Roman" w:cs="Times New Roman"/>
            <w:sz w:val="24"/>
            <w:szCs w:val="24"/>
          </w:rPr>
          <w:t>, respectively</w:t>
        </w:r>
      </w:ins>
      <w:ins w:id="78" w:author="裕亮 渡邉" w:date="2023-08-31T19:25:00Z">
        <w:r>
          <w:rPr>
            <w:rStyle w:val="FootnoteReference"/>
            <w:rFonts w:ascii="Times New Roman" w:hAnsi="Times New Roman" w:cs="Times New Roman"/>
            <w:sz w:val="24"/>
            <w:szCs w:val="24"/>
          </w:rPr>
          <w:footnoteReference w:id="8"/>
        </w:r>
      </w:ins>
      <w:ins w:id="86" w:author="裕亮 渡邉" w:date="2023-08-31T19:24:00Z">
        <w:r w:rsidRPr="00252288">
          <w:rPr>
            <w:rFonts w:ascii="Times New Roman" w:hAnsi="Times New Roman" w:cs="Times New Roman"/>
            <w:sz w:val="24"/>
            <w:szCs w:val="24"/>
          </w:rPr>
          <w:t xml:space="preserve"> (Table 3). Both </w:t>
        </w:r>
      </w:ins>
      <w:ins w:id="87" w:author="裕亮 渡邉" w:date="2023-08-31T19:31:00Z">
        <w:r w:rsidR="00037CD1" w:rsidRPr="00304D94">
          <w:rPr>
            <w:rFonts w:ascii="Times New Roman" w:hAnsi="Times New Roman" w:cs="Times New Roman"/>
            <w:sz w:val="24"/>
            <w:szCs w:val="24"/>
          </w:rPr>
          <w:t>SWR</w:t>
        </w:r>
        <w:r w:rsidR="00037CD1">
          <w:rPr>
            <w:rFonts w:ascii="Times New Roman" w:hAnsi="Times New Roman" w:cs="Times New Roman"/>
            <w:sz w:val="24"/>
            <w:szCs w:val="24"/>
            <w:vertAlign w:val="superscript"/>
          </w:rPr>
          <w:t>+</w:t>
        </w:r>
      </w:ins>
      <w:ins w:id="88" w:author="裕亮 渡邉" w:date="2023-08-31T19:24:00Z">
        <w:r w:rsidRPr="00252288">
          <w:rPr>
            <w:rFonts w:ascii="Times New Roman" w:hAnsi="Times New Roman" w:cs="Times New Roman"/>
            <w:sz w:val="24"/>
            <w:szCs w:val="24"/>
          </w:rPr>
          <w:t xml:space="preserve"> and </w:t>
        </w:r>
      </w:ins>
      <w:ins w:id="89" w:author="裕亮 渡邉" w:date="2023-08-31T19:31:00Z">
        <w:r w:rsidR="00037CD1" w:rsidRPr="00304D94">
          <w:rPr>
            <w:rFonts w:ascii="Times New Roman" w:hAnsi="Times New Roman" w:cs="Times New Roman"/>
            <w:sz w:val="24"/>
            <w:szCs w:val="24"/>
          </w:rPr>
          <w:t>SWR</w:t>
        </w:r>
        <w:r w:rsidR="00037CD1" w:rsidRPr="00304D94">
          <w:rPr>
            <w:rFonts w:ascii="Times New Roman" w:hAnsi="Times New Roman" w:cs="Times New Roman"/>
            <w:sz w:val="24"/>
            <w:szCs w:val="24"/>
            <w:vertAlign w:val="superscript"/>
          </w:rPr>
          <w:t>−</w:t>
        </w:r>
      </w:ins>
      <w:ins w:id="90" w:author="裕亮 渡邉" w:date="2023-08-31T19:24:00Z">
        <w:r w:rsidRPr="00252288">
          <w:rPr>
            <w:rFonts w:ascii="Times New Roman" w:hAnsi="Times New Roman" w:cs="Times New Roman"/>
            <w:sz w:val="24"/>
            <w:szCs w:val="24"/>
          </w:rPr>
          <w:t xml:space="preserve"> exhibited an identical duration</w:t>
        </w:r>
      </w:ins>
      <w:ins w:id="91" w:author="裕亮 渡邉" w:date="2023-08-31T19:25:00Z">
        <w:r w:rsidR="00A53EDC">
          <w:rPr>
            <w:rStyle w:val="FootnoteReference"/>
            <w:rFonts w:ascii="Times New Roman" w:hAnsi="Times New Roman" w:cs="Times New Roman"/>
            <w:sz w:val="24"/>
            <w:szCs w:val="24"/>
          </w:rPr>
          <w:footnoteReference w:id="9"/>
        </w:r>
      </w:ins>
      <w:ins w:id="103" w:author="裕亮 渡邉" w:date="2023-08-31T19:24:00Z">
        <w:r w:rsidRPr="00252288">
          <w:rPr>
            <w:rFonts w:ascii="Times New Roman" w:hAnsi="Times New Roman" w:cs="Times New Roman"/>
            <w:sz w:val="24"/>
            <w:szCs w:val="24"/>
          </w:rPr>
          <w:t xml:space="preserve"> (Figure 4C). A marked increase in </w:t>
        </w:r>
      </w:ins>
      <w:ins w:id="104" w:author="裕亮 渡邉" w:date="2023-08-31T19:31:00Z">
        <w:r w:rsidR="00037CD1" w:rsidRPr="00304D94">
          <w:rPr>
            <w:rFonts w:ascii="Times New Roman" w:hAnsi="Times New Roman" w:cs="Times New Roman"/>
            <w:sz w:val="24"/>
            <w:szCs w:val="24"/>
          </w:rPr>
          <w:t>SWR</w:t>
        </w:r>
        <w:r w:rsidR="00037CD1">
          <w:rPr>
            <w:rFonts w:ascii="Times New Roman" w:hAnsi="Times New Roman" w:cs="Times New Roman"/>
            <w:sz w:val="24"/>
            <w:szCs w:val="24"/>
            <w:vertAlign w:val="superscript"/>
          </w:rPr>
          <w:t>+</w:t>
        </w:r>
      </w:ins>
      <w:ins w:id="105" w:author="裕亮 渡邉" w:date="2023-08-31T19:24:00Z">
        <w:r w:rsidRPr="00252288">
          <w:rPr>
            <w:rFonts w:ascii="Times New Roman" w:hAnsi="Times New Roman" w:cs="Times New Roman"/>
            <w:sz w:val="24"/>
            <w:szCs w:val="24"/>
          </w:rPr>
          <w:t xml:space="preserve"> incidence was detected during the initial 400 ms from the probe time</w:t>
        </w:r>
      </w:ins>
      <w:ins w:id="106" w:author="裕亮 渡邉" w:date="2023-08-31T19:27:00Z">
        <w:r w:rsidR="00CC28F6">
          <w:rPr>
            <w:rStyle w:val="FootnoteReference"/>
            <w:rFonts w:ascii="Times New Roman" w:hAnsi="Times New Roman" w:cs="Times New Roman"/>
            <w:sz w:val="24"/>
            <w:szCs w:val="24"/>
          </w:rPr>
          <w:footnoteReference w:id="10"/>
        </w:r>
      </w:ins>
      <w:ins w:id="111" w:author="裕亮 渡邉" w:date="2023-08-31T19:24:00Z">
        <w:r w:rsidRPr="00252288">
          <w:rPr>
            <w:rFonts w:ascii="Times New Roman" w:hAnsi="Times New Roman" w:cs="Times New Roman"/>
            <w:sz w:val="24"/>
            <w:szCs w:val="24"/>
          </w:rPr>
          <w:t xml:space="preserve"> (Figure 4D). Additionally, the peak ripple band amplitude for </w:t>
        </w:r>
      </w:ins>
      <w:ins w:id="112" w:author="裕亮 渡邉" w:date="2023-08-31T19:31:00Z">
        <w:r w:rsidR="00037CD1" w:rsidRPr="00304D94">
          <w:rPr>
            <w:rFonts w:ascii="Times New Roman" w:hAnsi="Times New Roman" w:cs="Times New Roman"/>
            <w:sz w:val="24"/>
            <w:szCs w:val="24"/>
          </w:rPr>
          <w:t>SWR</w:t>
        </w:r>
        <w:r w:rsidR="00037CD1">
          <w:rPr>
            <w:rFonts w:ascii="Times New Roman" w:hAnsi="Times New Roman" w:cs="Times New Roman"/>
            <w:sz w:val="24"/>
            <w:szCs w:val="24"/>
            <w:vertAlign w:val="superscript"/>
          </w:rPr>
          <w:t>+</w:t>
        </w:r>
      </w:ins>
      <w:ins w:id="113" w:author="裕亮 渡邉" w:date="2023-08-31T19:24:00Z">
        <w:r w:rsidRPr="00252288">
          <w:rPr>
            <w:rFonts w:ascii="Times New Roman" w:hAnsi="Times New Roman" w:cs="Times New Roman"/>
            <w:sz w:val="24"/>
            <w:szCs w:val="24"/>
          </w:rPr>
          <w:t xml:space="preserve"> surpassed that of </w:t>
        </w:r>
      </w:ins>
      <w:ins w:id="114" w:author="裕亮 渡邉" w:date="2023-08-31T19:31:00Z">
        <w:r w:rsidR="00037CD1" w:rsidRPr="00304D94">
          <w:rPr>
            <w:rFonts w:ascii="Times New Roman" w:hAnsi="Times New Roman" w:cs="Times New Roman"/>
            <w:sz w:val="24"/>
            <w:szCs w:val="24"/>
          </w:rPr>
          <w:t>SWR</w:t>
        </w:r>
        <w:r w:rsidR="00037CD1" w:rsidRPr="00304D94">
          <w:rPr>
            <w:rFonts w:ascii="Times New Roman" w:hAnsi="Times New Roman" w:cs="Times New Roman"/>
            <w:sz w:val="24"/>
            <w:szCs w:val="24"/>
            <w:vertAlign w:val="superscript"/>
          </w:rPr>
          <w:t>−</w:t>
        </w:r>
        <w:r w:rsidR="00BC11FD">
          <w:rPr>
            <w:rFonts w:ascii="Times New Roman" w:hAnsi="Times New Roman" w:cs="Times New Roman"/>
            <w:sz w:val="24"/>
            <w:szCs w:val="24"/>
          </w:rPr>
          <w:t xml:space="preserve"> </w:t>
        </w:r>
      </w:ins>
      <w:ins w:id="115" w:author="裕亮 渡邉" w:date="2023-08-31T19:28:00Z">
        <w:r w:rsidR="00CC28F6">
          <w:rPr>
            <w:rStyle w:val="FootnoteReference"/>
            <w:rFonts w:ascii="Times New Roman" w:hAnsi="Times New Roman" w:cs="Times New Roman"/>
            <w:sz w:val="24"/>
            <w:szCs w:val="24"/>
          </w:rPr>
          <w:footnoteReference w:id="11"/>
        </w:r>
      </w:ins>
      <w:ins w:id="124" w:author="裕亮 渡邉" w:date="2023-08-31T19:24:00Z">
        <w:r w:rsidRPr="00252288">
          <w:rPr>
            <w:rFonts w:ascii="Times New Roman" w:hAnsi="Times New Roman" w:cs="Times New Roman"/>
            <w:sz w:val="24"/>
            <w:szCs w:val="24"/>
          </w:rPr>
          <w:t xml:space="preserve"> (Figure 4E).</w:t>
        </w:r>
      </w:ins>
    </w:p>
    <w:p w14:paraId="3BD09D30" w14:textId="77777777" w:rsidR="00252288" w:rsidRDefault="00CC28F6">
      <w:pPr>
        <w:spacing w:line="360" w:lineRule="auto"/>
        <w:ind w:firstLine="840"/>
        <w:contextualSpacing/>
        <w:jc w:val="left"/>
        <w:rPr>
          <w:ins w:id="125" w:author="裕亮 渡邉" w:date="2023-08-31T19:24:00Z"/>
          <w:rFonts w:ascii="Times New Roman" w:hAnsi="Times New Roman" w:cs="Times New Roman"/>
          <w:sz w:val="24"/>
          <w:szCs w:val="24"/>
        </w:rPr>
        <w:pPrChange w:id="126" w:author="裕亮 渡邉" w:date="2023-08-31T19:25:00Z">
          <w:pPr>
            <w:spacing w:line="360" w:lineRule="auto"/>
            <w:contextualSpacing/>
            <w:jc w:val="left"/>
          </w:pPr>
        </w:pPrChange>
      </w:pPr>
      <w:ins w:id="127" w:author="裕亮 渡邉" w:date="2023-08-31T19:28:00Z">
        <w:r>
          <w:rPr>
            <w:rFonts w:ascii="Times New Roman" w:hAnsi="Times New Roman" w:cs="Times New Roman"/>
            <w:sz w:val="24"/>
            <w:szCs w:val="24"/>
          </w:rPr>
          <w:br w:type="column"/>
        </w:r>
      </w:ins>
    </w:p>
    <w:p w14:paraId="6A0A00CC" w14:textId="619D2380" w:rsidR="00817833" w:rsidRPr="00304D94" w:rsidDel="00252288" w:rsidRDefault="00A2684C" w:rsidP="00252288">
      <w:pPr>
        <w:spacing w:line="360" w:lineRule="auto"/>
        <w:contextualSpacing/>
        <w:jc w:val="left"/>
        <w:rPr>
          <w:del w:id="128" w:author="裕亮 渡邉" w:date="2023-08-31T19:24:00Z"/>
          <w:rFonts w:ascii="Times New Roman" w:hAnsi="Times New Roman" w:cs="Times New Roman"/>
          <w:sz w:val="24"/>
          <w:szCs w:val="24"/>
        </w:rPr>
      </w:pPr>
      <w:del w:id="129" w:author="裕亮 渡邉" w:date="2023-08-31T19:24:00Z">
        <w:r w:rsidRPr="00304D94" w:rsidDel="00252288">
          <w:rPr>
            <w:rFonts w:ascii="Times New Roman" w:hAnsi="Times New Roman" w:cs="Times New Roman"/>
            <w:sz w:val="24"/>
            <w:szCs w:val="24"/>
          </w:rPr>
          <w:delText>We</w:delText>
        </w:r>
        <w:r w:rsidRPr="00304D94" w:rsidDel="00252288">
          <w:rPr>
            <w:rFonts w:ascii="Times New Roman" w:hAnsi="Times New Roman"/>
            <w:sz w:val="24"/>
          </w:rPr>
          <w:delText xml:space="preserve"> estimated electrodes sited at putative CA1 regions of the hippocampus where SWR events with distinct </w:delText>
        </w:r>
        <w:r w:rsidRPr="00304D94" w:rsidDel="00252288">
          <w:rPr>
            <w:rFonts w:ascii="Times New Roman" w:eastAsia="Yu Mincho" w:hAnsi="Times New Roman" w:cs="Times New Roman"/>
            <w:sz w:val="24"/>
          </w:rPr>
          <w:delText>multiunit</w:delText>
        </w:r>
        <w:r w:rsidRPr="00304D94" w:rsidDel="00252288">
          <w:rPr>
            <w:rFonts w:ascii="Times New Roman" w:hAnsi="Times New Roman"/>
            <w:sz w:val="24"/>
          </w:rPr>
          <w:delText xml:space="preserve"> spike patterns (= spike counts per unit) were recorded compared to baseline periods. </w:delText>
        </w:r>
        <w:r w:rsidR="00F0046D" w:rsidRPr="00304D94" w:rsidDel="00252288">
          <w:rPr>
            <w:rFonts w:ascii="Times New Roman" w:hAnsi="Times New Roman" w:cs="Times New Roman"/>
            <w:sz w:val="24"/>
            <w:szCs w:val="24"/>
          </w:rPr>
          <w:delText>For</w:delText>
        </w:r>
        <w:r w:rsidR="0025569F" w:rsidRPr="00304D94" w:rsidDel="00252288">
          <w:rPr>
            <w:rFonts w:ascii="Times New Roman" w:hAnsi="Times New Roman" w:cs="Times New Roman"/>
            <w:sz w:val="24"/>
            <w:szCs w:val="24"/>
          </w:rPr>
          <w:delText xml:space="preserve"> each session and hippocampal region (</w:delText>
        </w:r>
        <w:r w:rsidR="0025569F" w:rsidRPr="00304D94" w:rsidDel="00252288">
          <w:rPr>
            <w:rFonts w:ascii="Times New Roman" w:hAnsi="Times New Roman" w:cs="Times New Roman"/>
            <w:i/>
            <w:iCs/>
            <w:sz w:val="24"/>
            <w:szCs w:val="24"/>
          </w:rPr>
          <w:delText>e.g.</w:delText>
        </w:r>
        <w:r w:rsidR="00622793" w:rsidRPr="00304D94" w:rsidDel="00252288">
          <w:rPr>
            <w:rFonts w:ascii="Times New Roman" w:hAnsi="Times New Roman" w:cs="Times New Roman"/>
            <w:sz w:val="24"/>
            <w:szCs w:val="24"/>
          </w:rPr>
          <w:delText>, AHL in session #1 of subject #1), SWR</w:delText>
        </w:r>
        <w:r w:rsidR="0044562D" w:rsidRPr="00304D94" w:rsidDel="00252288">
          <w:rPr>
            <w:rFonts w:ascii="Times New Roman" w:hAnsi="Times New Roman" w:cs="Times New Roman"/>
            <w:sz w:val="24"/>
            <w:szCs w:val="24"/>
            <w:vertAlign w:val="superscript"/>
          </w:rPr>
          <w:delText>+</w:delText>
        </w:r>
        <w:r w:rsidR="00622793" w:rsidRPr="00304D94" w:rsidDel="00252288">
          <w:rPr>
            <w:rFonts w:ascii="Times New Roman" w:hAnsi="Times New Roman" w:cs="Times New Roman"/>
            <w:sz w:val="24"/>
            <w:szCs w:val="24"/>
          </w:rPr>
          <w:delText>/SWR</w:delText>
        </w:r>
        <w:r w:rsidR="0044562D" w:rsidRPr="00304D94" w:rsidDel="00252288">
          <w:rPr>
            <w:rFonts w:ascii="Times New Roman" w:hAnsi="Times New Roman" w:cs="Times New Roman"/>
            <w:sz w:val="24"/>
            <w:szCs w:val="24"/>
            <w:vertAlign w:val="superscript"/>
          </w:rPr>
          <w:delText>−</w:delText>
        </w:r>
        <w:r w:rsidR="008715B0" w:rsidRPr="00304D94" w:rsidDel="00252288">
          <w:rPr>
            <w:rFonts w:ascii="Times New Roman" w:hAnsi="Times New Roman" w:cs="Times New Roman"/>
            <w:sz w:val="24"/>
            <w:szCs w:val="24"/>
          </w:rPr>
          <w:delText xml:space="preserve"> candidates (Figure 1) were embedded in a two-dimensional space using UMAP (Figure 4A). The silhouette score, a clustering measure, was calculated for each session and MTL region (Figure 4B &amp; Table 2). We defined five hippocampal recording sites with </w:delText>
        </w:r>
        <w:r w:rsidRPr="00304D94" w:rsidDel="00252288">
          <w:rPr>
            <w:rFonts w:ascii="Times New Roman" w:eastAsia="Yu Mincho" w:hAnsi="Times New Roman" w:cs="Times New Roman"/>
            <w:sz w:val="24"/>
            <w:szCs w:val="24"/>
          </w:rPr>
          <w:delText xml:space="preserve">an </w:delText>
        </w:r>
        <w:r w:rsidR="008715B0" w:rsidRPr="00304D94" w:rsidDel="00252288">
          <w:rPr>
            <w:rFonts w:ascii="Times New Roman" w:hAnsi="Times New Roman" w:cs="Times New Roman"/>
            <w:sz w:val="24"/>
            <w:szCs w:val="24"/>
          </w:rPr>
          <w:delText xml:space="preserve">average silhouette score </w:delText>
        </w:r>
        <w:r w:rsidRPr="00304D94" w:rsidDel="00252288">
          <w:rPr>
            <w:rFonts w:ascii="Times New Roman" w:eastAsia="Yu Mincho" w:hAnsi="Times New Roman" w:cs="Times New Roman"/>
            <w:sz w:val="24"/>
            <w:szCs w:val="24"/>
          </w:rPr>
          <w:delText xml:space="preserve">over 0.6 </w:delText>
        </w:r>
        <w:r w:rsidR="008715B0" w:rsidRPr="00304D94" w:rsidDel="00252288">
          <w:rPr>
            <w:rFonts w:ascii="Times New Roman" w:hAnsi="Times New Roman" w:cs="Times New Roman"/>
            <w:sz w:val="24"/>
            <w:szCs w:val="24"/>
          </w:rPr>
          <w:delText>as putative CA1 regions: AHL of subject #1, AHR of subject #3, PHL of subject #4, AHL of subject #6, and AHR of subject #9 (</w:delText>
        </w:r>
        <w:r w:rsidRPr="00304D94" w:rsidDel="00252288">
          <w:rPr>
            <w:rFonts w:ascii="Times New Roman" w:eastAsia="Yu Mincho" w:hAnsi="Times New Roman" w:cs="Times New Roman"/>
            <w:sz w:val="24"/>
            <w:szCs w:val="24"/>
          </w:rPr>
          <w:delText>Tables</w:delText>
        </w:r>
        <w:r w:rsidR="008715B0" w:rsidRPr="00304D94" w:rsidDel="00252288">
          <w:rPr>
            <w:rFonts w:ascii="Times New Roman" w:hAnsi="Times New Roman" w:cs="Times New Roman"/>
            <w:sz w:val="24"/>
            <w:szCs w:val="24"/>
          </w:rPr>
          <w:delText xml:space="preserve"> 2 &amp; 3). Of these putative CA1 regions, the PHL of subject #4 was labeled as a seizure onset zone, while the other four </w:delText>
        </w:r>
        <w:r w:rsidR="00FF67BA" w:rsidDel="00252288">
          <w:rPr>
            <w:rFonts w:ascii="Times New Roman" w:hAnsi="Times New Roman" w:cs="Times New Roman"/>
            <w:sz w:val="24"/>
            <w:szCs w:val="24"/>
          </w:rPr>
          <w:delText xml:space="preserve">sites </w:delText>
        </w:r>
        <w:r w:rsidR="008715B0" w:rsidRPr="00304D94" w:rsidDel="00252288">
          <w:rPr>
            <w:rFonts w:ascii="Times New Roman" w:hAnsi="Times New Roman" w:cs="Times New Roman"/>
            <w:sz w:val="24"/>
            <w:szCs w:val="24"/>
          </w:rPr>
          <w:delText>were not (Table 1).</w:delText>
        </w:r>
      </w:del>
    </w:p>
    <w:p w14:paraId="51F5BA15" w14:textId="0D00B276" w:rsidR="00FC35AA" w:rsidRPr="00304D94" w:rsidDel="00252288" w:rsidRDefault="00050CE7" w:rsidP="000E084B">
      <w:pPr>
        <w:spacing w:line="360" w:lineRule="auto"/>
        <w:ind w:firstLine="840"/>
        <w:contextualSpacing/>
        <w:jc w:val="left"/>
        <w:rPr>
          <w:del w:id="130" w:author="裕亮 渡邉" w:date="2023-08-31T19:24:00Z"/>
          <w:rFonts w:ascii="Times New Roman" w:hAnsi="Times New Roman"/>
          <w:sz w:val="24"/>
        </w:rPr>
      </w:pPr>
      <w:del w:id="131" w:author="裕亮 渡邉" w:date="2023-08-31T19:24:00Z">
        <w:r w:rsidRPr="00304D94" w:rsidDel="00252288">
          <w:rPr>
            <w:rFonts w:ascii="Times New Roman" w:hAnsi="Times New Roman" w:cs="Times New Roman"/>
            <w:sz w:val="24"/>
            <w:szCs w:val="24"/>
          </w:rPr>
          <w:delText>Next, SWR</w:delText>
        </w:r>
        <w:r w:rsidRPr="00304D94" w:rsidDel="00252288">
          <w:rPr>
            <w:rFonts w:ascii="Times New Roman" w:hAnsi="Times New Roman" w:cs="Times New Roman"/>
            <w:sz w:val="24"/>
            <w:szCs w:val="24"/>
            <w:vertAlign w:val="superscript"/>
          </w:rPr>
          <w:delText>+</w:delText>
        </w:r>
        <w:r w:rsidRPr="00304D94" w:rsidDel="00252288">
          <w:rPr>
            <w:rFonts w:ascii="Times New Roman" w:hAnsi="Times New Roman" w:cs="Times New Roman"/>
            <w:sz w:val="24"/>
            <w:szCs w:val="24"/>
          </w:rPr>
          <w:delText>/SWR</w:delText>
        </w:r>
        <w:r w:rsidRPr="00304D94" w:rsidDel="00252288">
          <w:rPr>
            <w:rFonts w:ascii="Times New Roman" w:hAnsi="Times New Roman" w:cs="Times New Roman"/>
            <w:sz w:val="24"/>
            <w:szCs w:val="24"/>
            <w:vertAlign w:val="superscript"/>
          </w:rPr>
          <w:delText>−</w:delText>
        </w:r>
        <w:r w:rsidRPr="00304D94" w:rsidDel="00252288">
          <w:rPr>
            <w:rFonts w:ascii="Times New Roman" w:hAnsi="Times New Roman" w:cs="Times New Roman"/>
            <w:sz w:val="24"/>
            <w:szCs w:val="24"/>
          </w:rPr>
          <w:delText xml:space="preserve"> candidates in putative CA1 regions were defined as SWR</w:delText>
        </w:r>
        <w:r w:rsidRPr="00304D94" w:rsidDel="00252288">
          <w:rPr>
            <w:rFonts w:ascii="Times New Roman" w:hAnsi="Times New Roman" w:cs="Times New Roman"/>
            <w:sz w:val="24"/>
            <w:szCs w:val="24"/>
            <w:vertAlign w:val="superscript"/>
          </w:rPr>
          <w:delText>+</w:delText>
        </w:r>
        <w:r w:rsidR="00DF7A3B" w:rsidRPr="00304D94" w:rsidDel="00252288">
          <w:rPr>
            <w:rFonts w:ascii="Times New Roman" w:hAnsi="Times New Roman" w:cs="Times New Roman"/>
            <w:sz w:val="24"/>
            <w:szCs w:val="24"/>
          </w:rPr>
          <w:delText xml:space="preserve"> (</w:delText>
        </w:r>
        <w:r w:rsidR="00AC3B35" w:rsidRPr="00304D94" w:rsidDel="00252288">
          <w:rPr>
            <w:rFonts w:ascii="Times New Roman" w:hAnsi="Times New Roman" w:cs="Times New Roman"/>
            <w:i/>
            <w:iCs/>
            <w:sz w:val="24"/>
            <w:szCs w:val="24"/>
          </w:rPr>
          <w:delText>n</w:delText>
        </w:r>
        <w:r w:rsidR="00DF7A3B" w:rsidRPr="00304D94" w:rsidDel="00252288">
          <w:rPr>
            <w:rFonts w:ascii="Times New Roman" w:hAnsi="Times New Roman" w:cs="Times New Roman"/>
            <w:sz w:val="24"/>
            <w:szCs w:val="24"/>
          </w:rPr>
          <w:delText xml:space="preserve"> = 1,170) and SWR</w:delText>
        </w:r>
        <w:r w:rsidR="00AC3B35" w:rsidRPr="00304D94" w:rsidDel="00252288">
          <w:rPr>
            <w:rFonts w:ascii="Times New Roman" w:hAnsi="Times New Roman" w:cs="Times New Roman"/>
            <w:sz w:val="24"/>
            <w:szCs w:val="24"/>
            <w:vertAlign w:val="superscript"/>
          </w:rPr>
          <w:delText xml:space="preserve">− </w:delText>
        </w:r>
        <w:r w:rsidR="00AC3B35" w:rsidRPr="00304D94" w:rsidDel="00252288">
          <w:rPr>
            <w:rFonts w:ascii="Times New Roman" w:hAnsi="Times New Roman" w:cs="Times New Roman"/>
            <w:sz w:val="24"/>
            <w:szCs w:val="24"/>
          </w:rPr>
          <w:delText>(</w:delText>
        </w:r>
        <w:r w:rsidR="00AC3B35" w:rsidRPr="00304D94" w:rsidDel="00252288">
          <w:rPr>
            <w:rFonts w:ascii="Times New Roman" w:hAnsi="Times New Roman" w:cs="Times New Roman"/>
            <w:i/>
            <w:iCs/>
            <w:sz w:val="24"/>
            <w:szCs w:val="24"/>
          </w:rPr>
          <w:delText>n</w:delText>
        </w:r>
        <w:r w:rsidR="004F0F61" w:rsidRPr="00304D94" w:rsidDel="00252288">
          <w:rPr>
            <w:rFonts w:ascii="Times New Roman" w:hAnsi="Times New Roman" w:cs="Times New Roman"/>
            <w:sz w:val="24"/>
            <w:szCs w:val="24"/>
          </w:rPr>
          <w:delText xml:space="preserve"> = 1,170), respectively (Table 3). </w:delText>
        </w:r>
        <w:r w:rsidRPr="00304D94" w:rsidDel="00252288">
          <w:rPr>
            <w:rFonts w:ascii="Times New Roman" w:eastAsia="Yu Mincho" w:hAnsi="Times New Roman" w:cs="Times New Roman"/>
            <w:sz w:val="24"/>
            <w:szCs w:val="24"/>
          </w:rPr>
          <w:delText>The durations</w:delText>
        </w:r>
        <w:r w:rsidR="004F0F61" w:rsidRPr="00304D94" w:rsidDel="00252288">
          <w:rPr>
            <w:rFonts w:ascii="Times New Roman" w:hAnsi="Times New Roman" w:cs="Times New Roman"/>
            <w:sz w:val="24"/>
            <w:szCs w:val="24"/>
          </w:rPr>
          <w:delText xml:space="preserve"> of both SWR</w:delText>
        </w:r>
        <w:r w:rsidR="004F0F61" w:rsidRPr="00304D94" w:rsidDel="00252288">
          <w:rPr>
            <w:rFonts w:ascii="Times New Roman" w:hAnsi="Times New Roman" w:cs="Times New Roman"/>
            <w:sz w:val="24"/>
            <w:szCs w:val="24"/>
            <w:vertAlign w:val="superscript"/>
          </w:rPr>
          <w:delText>+</w:delText>
        </w:r>
        <w:r w:rsidR="004F0F61" w:rsidRPr="00304D94" w:rsidDel="00252288">
          <w:rPr>
            <w:rFonts w:ascii="Times New Roman" w:hAnsi="Times New Roman" w:cs="Times New Roman"/>
            <w:sz w:val="24"/>
            <w:szCs w:val="24"/>
          </w:rPr>
          <w:delText xml:space="preserve"> and SWR</w:delText>
        </w:r>
        <w:r w:rsidR="004F0F61" w:rsidRPr="00304D94" w:rsidDel="00252288">
          <w:rPr>
            <w:rFonts w:ascii="Times New Roman" w:hAnsi="Times New Roman" w:cs="Times New Roman"/>
            <w:sz w:val="24"/>
            <w:szCs w:val="24"/>
            <w:vertAlign w:val="superscript"/>
          </w:rPr>
          <w:delText>−</w:delText>
        </w:r>
        <w:r w:rsidR="001C59C9" w:rsidRPr="00304D94" w:rsidDel="00252288">
          <w:rPr>
            <w:rFonts w:ascii="Times New Roman" w:hAnsi="Times New Roman"/>
            <w:sz w:val="24"/>
          </w:rPr>
          <w:delText xml:space="preserve"> were 93.0 [65.4] ms (median [IQR]; </w:delText>
        </w:r>
        <w:r w:rsidR="001C59C9" w:rsidRPr="00304D94" w:rsidDel="00252288">
          <w:rPr>
            <w:rFonts w:ascii="Times New Roman" w:hAnsi="Times New Roman"/>
            <w:i/>
            <w:sz w:val="24"/>
          </w:rPr>
          <w:delText>n</w:delText>
        </w:r>
        <w:r w:rsidR="007C6C15" w:rsidRPr="00304D94" w:rsidDel="00252288">
          <w:rPr>
            <w:rFonts w:ascii="Times New Roman" w:hAnsi="Times New Roman" w:cs="Times New Roman"/>
            <w:sz w:val="24"/>
            <w:szCs w:val="24"/>
          </w:rPr>
          <w:delText>s = 1,170; Figure 4C). SWR</w:delText>
        </w:r>
        <w:r w:rsidR="00040E6D" w:rsidRPr="00304D94" w:rsidDel="00252288">
          <w:rPr>
            <w:rFonts w:ascii="Times New Roman" w:hAnsi="Times New Roman" w:cs="Times New Roman"/>
            <w:sz w:val="24"/>
            <w:szCs w:val="24"/>
            <w:vertAlign w:val="superscript"/>
          </w:rPr>
          <w:delText>+</w:delText>
        </w:r>
        <w:r w:rsidR="00573199" w:rsidRPr="00304D94" w:rsidDel="00252288">
          <w:rPr>
            <w:rFonts w:ascii="Times New Roman" w:hAnsi="Times New Roman"/>
            <w:sz w:val="24"/>
          </w:rPr>
          <w:delText xml:space="preserve"> incidence increased during 0–400 ms from the probe time (Figure 4D; vs. the bootstrap sample; </w:delText>
        </w:r>
        <w:r w:rsidRPr="00304D94" w:rsidDel="00252288">
          <w:rPr>
            <w:rFonts w:ascii="Times New Roman" w:eastAsia="Yu Mincho" w:hAnsi="Times New Roman" w:cs="Times New Roman"/>
            <w:sz w:val="24"/>
          </w:rPr>
          <w:delText>95</w:delText>
        </w:r>
        <w:r w:rsidRPr="00ED6B00" w:rsidDel="00252288">
          <w:rPr>
            <w:rFonts w:ascii="Times New Roman" w:eastAsia="Yu Mincho" w:hAnsi="Times New Roman" w:cs="Times New Roman"/>
            <w:sz w:val="24"/>
            <w:vertAlign w:val="superscript"/>
          </w:rPr>
          <w:delText>th</w:delText>
        </w:r>
        <w:r w:rsidR="00573199" w:rsidRPr="00304D94" w:rsidDel="00252288">
          <w:rPr>
            <w:rFonts w:ascii="Times New Roman" w:hAnsi="Times New Roman"/>
            <w:sz w:val="24"/>
          </w:rPr>
          <w:delText xml:space="preserve"> percentile = 0.42 [Hz]; </w:delText>
        </w:r>
        <w:r w:rsidR="007C6C15" w:rsidRPr="00304D94" w:rsidDel="00252288">
          <w:rPr>
            <w:rFonts w:ascii="Times New Roman" w:hAnsi="Times New Roman"/>
            <w:i/>
            <w:sz w:val="24"/>
          </w:rPr>
          <w:delText>p</w:delText>
        </w:r>
        <w:r w:rsidR="009942D4" w:rsidRPr="00304D94" w:rsidDel="00252288">
          <w:rPr>
            <w:rFonts w:ascii="Times New Roman" w:hAnsi="Times New Roman"/>
            <w:sz w:val="24"/>
          </w:rPr>
          <w:delText xml:space="preserve"> &lt; 0.05). The peak ripple band amplitude of SWR</w:delText>
        </w:r>
        <w:r w:rsidR="009942D4" w:rsidRPr="00304D94" w:rsidDel="00252288">
          <w:rPr>
            <w:rFonts w:ascii="Times New Roman" w:hAnsi="Times New Roman"/>
            <w:sz w:val="24"/>
            <w:vertAlign w:val="superscript"/>
          </w:rPr>
          <w:delText>+</w:delText>
        </w:r>
        <w:r w:rsidR="00274C58" w:rsidRPr="00304D94" w:rsidDel="00252288">
          <w:rPr>
            <w:rFonts w:ascii="Times New Roman" w:hAnsi="Times New Roman"/>
            <w:sz w:val="24"/>
          </w:rPr>
          <w:delText xml:space="preserve"> (3.05 [0.85] SD of baseline, median [IQR]; </w:delText>
        </w:r>
        <w:r w:rsidR="00274C58" w:rsidRPr="00304D94" w:rsidDel="00252288">
          <w:rPr>
            <w:rFonts w:ascii="Times New Roman" w:hAnsi="Times New Roman"/>
            <w:i/>
            <w:sz w:val="24"/>
          </w:rPr>
          <w:delText>n</w:delText>
        </w:r>
        <w:r w:rsidR="00274C58" w:rsidRPr="00304D94" w:rsidDel="00252288">
          <w:rPr>
            <w:rFonts w:ascii="Times New Roman" w:hAnsi="Times New Roman"/>
            <w:sz w:val="24"/>
          </w:rPr>
          <w:delText xml:space="preserve"> = 1,170) was larger than that of SWR</w:delText>
        </w:r>
        <w:r w:rsidR="00274C58" w:rsidRPr="00304D94" w:rsidDel="00252288">
          <w:rPr>
            <w:rFonts w:ascii="Times New Roman" w:hAnsi="Times New Roman"/>
            <w:sz w:val="24"/>
            <w:vertAlign w:val="superscript"/>
          </w:rPr>
          <w:delText>−</w:delText>
        </w:r>
        <w:r w:rsidR="00B27F5E" w:rsidRPr="00304D94" w:rsidDel="00252288">
          <w:rPr>
            <w:rFonts w:ascii="Times New Roman" w:hAnsi="Times New Roman"/>
            <w:sz w:val="24"/>
          </w:rPr>
          <w:delText xml:space="preserve"> (2.37 [0.33] SD of baseline, median [IQR]; </w:delText>
        </w:r>
        <w:r w:rsidR="00274C58" w:rsidRPr="00304D94" w:rsidDel="00252288">
          <w:rPr>
            <w:rFonts w:ascii="Times New Roman" w:hAnsi="Times New Roman"/>
            <w:i/>
            <w:sz w:val="24"/>
          </w:rPr>
          <w:delText>n</w:delText>
        </w:r>
        <w:r w:rsidR="00723BCE" w:rsidRPr="00304D94" w:rsidDel="00252288">
          <w:rPr>
            <w:rFonts w:ascii="Times New Roman" w:hAnsi="Times New Roman"/>
            <w:sz w:val="24"/>
          </w:rPr>
          <w:delText xml:space="preserve"> = 1,170; </w:delText>
        </w:r>
        <w:r w:rsidR="00723BCE" w:rsidRPr="00304D94" w:rsidDel="00252288">
          <w:rPr>
            <w:rFonts w:ascii="Times New Roman" w:hAnsi="Times New Roman"/>
            <w:i/>
            <w:sz w:val="24"/>
          </w:rPr>
          <w:delText>p</w:delText>
        </w:r>
        <w:r w:rsidR="00274C58" w:rsidRPr="00304D94" w:rsidDel="00252288">
          <w:rPr>
            <w:rFonts w:ascii="Times New Roman" w:hAnsi="Times New Roman"/>
            <w:sz w:val="24"/>
          </w:rPr>
          <w:delText xml:space="preserve"> &lt; 0.001; Brunner–Munzel test) (Figure 4E).</w:delText>
        </w:r>
      </w:del>
    </w:p>
    <w:p w14:paraId="63995E31" w14:textId="73EF594A" w:rsidR="00D14E1E" w:rsidRDefault="00D14E1E" w:rsidP="009E7EA1">
      <w:pPr>
        <w:rPr>
          <w:rFonts w:ascii="Times New Roman" w:hAnsi="Times New Roman" w:cs="Times New Roman"/>
          <w:b/>
          <w:bCs/>
          <w:i/>
          <w:iCs/>
          <w:sz w:val="24"/>
          <w:szCs w:val="24"/>
        </w:rPr>
      </w:pPr>
      <w:bookmarkStart w:id="132" w:name="_Hlk129270562"/>
    </w:p>
    <w:p w14:paraId="11115F0D" w14:textId="1781A4BB" w:rsidR="006C64E5" w:rsidRPr="00304D94" w:rsidRDefault="006621D3" w:rsidP="006C64E5">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3.5 Transient neural trajectory change in the hippocampus during SWR</w:t>
      </w:r>
    </w:p>
    <w:p w14:paraId="421BB7FE" w14:textId="241C39CC" w:rsidR="00125509" w:rsidRPr="00C311F4" w:rsidRDefault="00961F6A" w:rsidP="003569F1">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The peri-SWR distance from the origin (O) was calculated in the encoding and retrieval phases (</w:t>
      </w:r>
      <w:r w:rsidR="0054701C" w:rsidRPr="00304D94">
        <w:rPr>
          <w:rFonts w:ascii="Times New Roman" w:hAnsi="Times New Roman" w:cs="Times New Roman"/>
          <w:i/>
          <w:iCs/>
          <w:color w:val="000000" w:themeColor="text1"/>
          <w:sz w:val="24"/>
          <w:szCs w:val="24"/>
        </w:rPr>
        <w:t>i.e.</w:t>
      </w:r>
      <w:r w:rsidRPr="00304D94">
        <w:rPr>
          <w:rFonts w:ascii="Times New Roman" w:hAnsi="Times New Roman" w:cs="Times New Roman"/>
          <w:color w:val="000000" w:themeColor="text1"/>
          <w:sz w:val="24"/>
          <w:szCs w:val="24"/>
        </w:rPr>
        <w:t>, e</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2225EB" w:rsidRPr="00304D94">
        <w:rPr>
          <w:rFonts w:ascii="Times New Roman" w:hAnsi="Times New Roman" w:cs="Times New Roman"/>
          <w:color w:val="000000" w:themeColor="text1"/>
          <w:sz w:val="24"/>
          <w:szCs w:val="24"/>
        </w:rPr>
        <w:t>, eSWR</w:t>
      </w:r>
      <w:r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r</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2225EB" w:rsidRPr="00304D94">
        <w:rPr>
          <w:rFonts w:ascii="Times New Roman" w:hAnsi="Times New Roman" w:cs="Times New Roman"/>
          <w:color w:val="000000" w:themeColor="text1"/>
          <w:sz w:val="24"/>
          <w:szCs w:val="24"/>
        </w:rPr>
        <w:t>, and r</w:t>
      </w:r>
      <w:r w:rsidR="002225EB"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D22B56" w:rsidRPr="00304D94">
        <w:rPr>
          <w:rFonts w:ascii="Times New Roman" w:hAnsi="Times New Roman" w:cs="Times New Roman"/>
          <w:color w:val="000000" w:themeColor="text1"/>
          <w:sz w:val="24"/>
          <w:szCs w:val="24"/>
        </w:rPr>
        <w:t xml:space="preserve">) (Figure 5A). Based on the steep peak in the distance from O during SWR, we split SWR into the following three periods of events: pre SWR (= event at − 800 to – 300 ms from SWR center), mid SWR (= event at – 250 to + 250 ms from SWR center), and post </w:t>
      </w:r>
      <w:r w:rsidR="00D22B56" w:rsidRPr="00C311F4">
        <w:rPr>
          <w:rFonts w:ascii="Times New Roman" w:hAnsi="Times New Roman" w:cs="Times New Roman"/>
          <w:color w:val="000000" w:themeColor="text1"/>
          <w:sz w:val="24"/>
          <w:szCs w:val="24"/>
        </w:rPr>
        <w:t>SWR (= event at + 300 to + 800 ms from SWR center).</w:t>
      </w:r>
    </w:p>
    <w:p w14:paraId="1435411D" w14:textId="70DADA23" w:rsidR="00937582" w:rsidRPr="00304D94" w:rsidRDefault="00784617" w:rsidP="002913FF">
      <w:pPr>
        <w:spacing w:line="360" w:lineRule="auto"/>
        <w:ind w:firstLine="840"/>
        <w:contextualSpacing/>
        <w:jc w:val="left"/>
        <w:rPr>
          <w:rFonts w:ascii="Times New Roman" w:hAnsi="Times New Roman" w:cs="Times New Roman"/>
          <w:color w:val="000000" w:themeColor="text1"/>
          <w:sz w:val="24"/>
          <w:szCs w:val="24"/>
        </w:rPr>
      </w:pPr>
      <w:r w:rsidRPr="00C311F4">
        <w:rPr>
          <w:rFonts w:ascii="Times New Roman" w:hAnsi="Times New Roman" w:cs="Times New Roman"/>
          <w:color w:val="000000" w:themeColor="text1"/>
          <w:sz w:val="24"/>
          <w:szCs w:val="24"/>
        </w:rPr>
        <w:t>The trajectory distance from O of mid</w:t>
      </w:r>
      <w:r w:rsidR="00CE799F" w:rsidRPr="00ED6B00">
        <w:rPr>
          <w:rFonts w:ascii="Times New Roman" w:eastAsia="Yu Mincho" w:hAnsi="Times New Roman" w:cs="Times New Roman"/>
          <w:color w:val="000000"/>
          <w:sz w:val="24"/>
          <w:szCs w:val="24"/>
        </w:rPr>
        <w:t xml:space="preserve"> </w:t>
      </w:r>
      <w:r w:rsidRPr="00C311F4">
        <w:rPr>
          <w:rFonts w:ascii="Times New Roman" w:hAnsi="Times New Roman" w:cs="Times New Roman"/>
          <w:color w:val="000000" w:themeColor="text1"/>
          <w:sz w:val="24"/>
          <w:szCs w:val="24"/>
        </w:rPr>
        <w:t>e</w:t>
      </w:r>
      <w:r w:rsidRPr="00C311F4">
        <w:rPr>
          <w:rFonts w:ascii="Times New Roman" w:hAnsi="Times New Roman" w:cs="Times New Roman"/>
          <w:sz w:val="24"/>
          <w:szCs w:val="24"/>
        </w:rPr>
        <w:t>SWR</w:t>
      </w:r>
      <w:r w:rsidRPr="00C311F4">
        <w:rPr>
          <w:rFonts w:ascii="Times New Roman" w:hAnsi="Times New Roman" w:cs="Times New Roman"/>
          <w:sz w:val="24"/>
          <w:szCs w:val="24"/>
          <w:vertAlign w:val="superscript"/>
        </w:rPr>
        <w:t>+</w:t>
      </w:r>
      <w:r w:rsidR="00EB2DA9" w:rsidRPr="00C311F4">
        <w:rPr>
          <w:rFonts w:ascii="Times New Roman" w:hAnsi="Times New Roman" w:cs="Times New Roman"/>
          <w:color w:val="000000" w:themeColor="text1"/>
          <w:sz w:val="24"/>
          <w:szCs w:val="24"/>
        </w:rPr>
        <w:t xml:space="preserve"> (1.25 [1.30], median [IQR], </w:t>
      </w:r>
      <w:r w:rsidR="00EB2DA9" w:rsidRPr="00C311F4">
        <w:rPr>
          <w:rFonts w:ascii="Times New Roman" w:hAnsi="Times New Roman" w:cs="Times New Roman"/>
          <w:i/>
          <w:iCs/>
          <w:color w:val="000000" w:themeColor="text1"/>
          <w:sz w:val="24"/>
          <w:szCs w:val="24"/>
        </w:rPr>
        <w:t>n</w:t>
      </w:r>
      <w:r w:rsidR="00000573" w:rsidRPr="00C311F4">
        <w:rPr>
          <w:rFonts w:ascii="Times New Roman" w:hAnsi="Times New Roman" w:cs="Times New Roman"/>
          <w:color w:val="000000" w:themeColor="text1"/>
          <w:sz w:val="24"/>
          <w:szCs w:val="24"/>
        </w:rPr>
        <w:t xml:space="preserve"> = 1,281, Match IN; 1.12 [1.35], median [IQR], </w:t>
      </w:r>
      <w:r w:rsidR="00000573" w:rsidRPr="00C311F4">
        <w:rPr>
          <w:rFonts w:ascii="Times New Roman" w:hAnsi="Times New Roman" w:cs="Times New Roman"/>
          <w:i/>
          <w:iCs/>
          <w:color w:val="000000" w:themeColor="text1"/>
          <w:sz w:val="24"/>
          <w:szCs w:val="24"/>
        </w:rPr>
        <w:t>n</w:t>
      </w:r>
      <w:r w:rsidR="002913FF" w:rsidRPr="00C311F4">
        <w:rPr>
          <w:rFonts w:ascii="Times New Roman" w:hAnsi="Times New Roman" w:cs="Times New Roman"/>
          <w:color w:val="000000" w:themeColor="text1"/>
          <w:sz w:val="24"/>
          <w:szCs w:val="24"/>
        </w:rPr>
        <w:t xml:space="preserve"> = 1,163, Mismatch OUT) was larger than </w:t>
      </w:r>
      <w:r w:rsidRPr="00C311F4">
        <w:rPr>
          <w:rFonts w:ascii="Times New Roman" w:eastAsia="Yu Mincho" w:hAnsi="Times New Roman" w:cs="Times New Roman"/>
          <w:color w:val="000000"/>
          <w:sz w:val="24"/>
          <w:szCs w:val="24"/>
        </w:rPr>
        <w:t>that</w:t>
      </w:r>
      <w:r w:rsidR="002913FF" w:rsidRPr="00C311F4">
        <w:rPr>
          <w:rFonts w:ascii="Times New Roman" w:hAnsi="Times New Roman" w:cs="Times New Roman"/>
          <w:color w:val="000000" w:themeColor="text1"/>
          <w:sz w:val="24"/>
          <w:szCs w:val="24"/>
        </w:rPr>
        <w:t xml:space="preserve"> of pre</w:t>
      </w:r>
      <w:r w:rsidR="00CE799F" w:rsidRPr="00ED6B00">
        <w:rPr>
          <w:rFonts w:ascii="Times New Roman" w:hAnsi="Times New Roman" w:cs="Times New Roman"/>
          <w:color w:val="000000" w:themeColor="text1"/>
          <w:sz w:val="24"/>
          <w:szCs w:val="24"/>
        </w:rPr>
        <w:t xml:space="preserve"> </w:t>
      </w:r>
      <w:r w:rsidR="002913FF" w:rsidRPr="00C311F4">
        <w:rPr>
          <w:rFonts w:ascii="Times New Roman" w:hAnsi="Times New Roman" w:cs="Times New Roman"/>
          <w:color w:val="000000" w:themeColor="text1"/>
          <w:sz w:val="24"/>
          <w:szCs w:val="24"/>
        </w:rPr>
        <w:t>e</w:t>
      </w:r>
      <w:r w:rsidR="002913FF" w:rsidRPr="00C311F4">
        <w:rPr>
          <w:rFonts w:ascii="Times New Roman" w:hAnsi="Times New Roman" w:cs="Times New Roman"/>
          <w:sz w:val="24"/>
          <w:szCs w:val="24"/>
        </w:rPr>
        <w:t>SWR</w:t>
      </w:r>
      <w:r w:rsidR="002913FF" w:rsidRPr="00C311F4">
        <w:rPr>
          <w:rFonts w:ascii="Times New Roman" w:hAnsi="Times New Roman" w:cs="Times New Roman"/>
          <w:sz w:val="24"/>
          <w:szCs w:val="24"/>
          <w:vertAlign w:val="superscript"/>
        </w:rPr>
        <w:t>+</w:t>
      </w:r>
      <w:r w:rsidR="002913FF" w:rsidRPr="00C311F4">
        <w:rPr>
          <w:rFonts w:ascii="Times New Roman" w:hAnsi="Times New Roman" w:cs="Times New Roman"/>
          <w:color w:val="000000" w:themeColor="text1"/>
          <w:sz w:val="24"/>
          <w:szCs w:val="24"/>
        </w:rPr>
        <w:t xml:space="preserve"> (1.08 [1.07], median [IQR], </w:t>
      </w:r>
      <w:r w:rsidR="002913FF" w:rsidRPr="00C311F4">
        <w:rPr>
          <w:rFonts w:ascii="Times New Roman" w:hAnsi="Times New Roman" w:cs="Times New Roman"/>
          <w:i/>
          <w:iCs/>
          <w:color w:val="000000" w:themeColor="text1"/>
          <w:sz w:val="24"/>
          <w:szCs w:val="24"/>
        </w:rPr>
        <w:t>n</w:t>
      </w:r>
      <w:r w:rsidR="002913FF" w:rsidRPr="00C311F4">
        <w:rPr>
          <w:rFonts w:ascii="Times New Roman" w:hAnsi="Times New Roman" w:cs="Times New Roman"/>
          <w:color w:val="000000" w:themeColor="text1"/>
          <w:sz w:val="24"/>
          <w:szCs w:val="24"/>
        </w:rPr>
        <w:t xml:space="preserve"> = 1,149, Match IN; 0.90 [1.12], median [IQR], </w:t>
      </w:r>
      <w:r w:rsidR="002913FF" w:rsidRPr="00C311F4">
        <w:rPr>
          <w:rFonts w:ascii="Times New Roman" w:hAnsi="Times New Roman" w:cs="Times New Roman"/>
          <w:i/>
          <w:iCs/>
          <w:color w:val="000000" w:themeColor="text1"/>
          <w:sz w:val="24"/>
          <w:szCs w:val="24"/>
        </w:rPr>
        <w:t>n</w:t>
      </w:r>
      <w:r w:rsidRPr="00C311F4">
        <w:rPr>
          <w:rFonts w:ascii="Times New Roman" w:hAnsi="Times New Roman" w:cs="Times New Roman"/>
          <w:color w:val="000000" w:themeColor="text1"/>
          <w:sz w:val="24"/>
          <w:szCs w:val="24"/>
        </w:rPr>
        <w:t xml:space="preserve"> = 1,088) (Figure 5B). Similarly</w:t>
      </w:r>
      <w:r w:rsidRPr="00304D94">
        <w:rPr>
          <w:rFonts w:ascii="Times New Roman" w:hAnsi="Times New Roman" w:cs="Times New Roman"/>
          <w:color w:val="000000" w:themeColor="text1"/>
          <w:sz w:val="24"/>
          <w:szCs w:val="24"/>
        </w:rPr>
        <w:t>, the trajectory distance from O of mid</w:t>
      </w:r>
      <w:r w:rsidR="00CE799F">
        <w:rPr>
          <w:rFonts w:ascii="Times New Roman" w:eastAsia="Yu Mincho" w:hAnsi="Times New Roman" w:cs="Times New Roman"/>
          <w:color w:val="000000"/>
          <w:sz w:val="24"/>
          <w:szCs w:val="24"/>
        </w:rPr>
        <w:t xml:space="preserve"> </w:t>
      </w:r>
      <w:r w:rsidRPr="00304D94">
        <w:rPr>
          <w:rFonts w:ascii="Times New Roman" w:hAnsi="Times New Roman" w:cs="Times New Roman"/>
          <w:color w:val="000000" w:themeColor="text1"/>
          <w:sz w:val="24"/>
          <w:szCs w:val="24"/>
        </w:rPr>
        <w:t>r</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612E4A" w:rsidRPr="00304D94">
        <w:rPr>
          <w:rFonts w:ascii="Times New Roman" w:hAnsi="Times New Roman" w:cs="Times New Roman"/>
          <w:color w:val="000000" w:themeColor="text1"/>
          <w:sz w:val="24"/>
          <w:szCs w:val="24"/>
        </w:rPr>
        <w:t xml:space="preserve"> (1.32 [1.24], median [IQR], </w:t>
      </w:r>
      <w:r w:rsidR="00006674" w:rsidRPr="00304D94">
        <w:rPr>
          <w:rFonts w:ascii="Times New Roman" w:hAnsi="Times New Roman" w:cs="Times New Roman"/>
          <w:i/>
          <w:iCs/>
          <w:color w:val="000000" w:themeColor="text1"/>
          <w:sz w:val="24"/>
          <w:szCs w:val="24"/>
        </w:rPr>
        <w:t>n</w:t>
      </w:r>
      <w:r w:rsidR="00006674" w:rsidRPr="00304D94">
        <w:rPr>
          <w:rFonts w:ascii="Times New Roman" w:hAnsi="Times New Roman" w:cs="Times New Roman"/>
          <w:color w:val="000000" w:themeColor="text1"/>
          <w:sz w:val="24"/>
          <w:szCs w:val="24"/>
        </w:rPr>
        <w:t xml:space="preserve"> = 935, Match IN; 1.15 [1.26], median [IQR], </w:t>
      </w:r>
      <w:r w:rsidR="000C38C9" w:rsidRPr="00304D94">
        <w:rPr>
          <w:rFonts w:ascii="Times New Roman" w:hAnsi="Times New Roman" w:cs="Times New Roman"/>
          <w:i/>
          <w:iCs/>
          <w:color w:val="000000" w:themeColor="text1"/>
          <w:sz w:val="24"/>
          <w:szCs w:val="24"/>
        </w:rPr>
        <w:t>n</w:t>
      </w:r>
      <w:r w:rsidR="00886830" w:rsidRPr="00304D94">
        <w:rPr>
          <w:rFonts w:ascii="Times New Roman" w:hAnsi="Times New Roman" w:cs="Times New Roman"/>
          <w:color w:val="000000" w:themeColor="text1"/>
          <w:sz w:val="24"/>
          <w:szCs w:val="24"/>
        </w:rPr>
        <w:t xml:space="preserve"> = 891, Mismatch OUT) </w:t>
      </w:r>
      <w:r w:rsidRPr="00304D94">
        <w:rPr>
          <w:rFonts w:ascii="Times New Roman" w:eastAsia="Yu Mincho" w:hAnsi="Times New Roman" w:cs="Times New Roman"/>
          <w:color w:val="000000"/>
          <w:sz w:val="24"/>
          <w:szCs w:val="24"/>
        </w:rPr>
        <w:t>was</w:t>
      </w:r>
      <w:r w:rsidR="00886830" w:rsidRPr="00304D94">
        <w:rPr>
          <w:rFonts w:ascii="Times New Roman" w:hAnsi="Times New Roman" w:cs="Times New Roman"/>
          <w:color w:val="000000" w:themeColor="text1"/>
          <w:sz w:val="24"/>
          <w:szCs w:val="24"/>
        </w:rPr>
        <w:t xml:space="preserve"> larger than </w:t>
      </w:r>
      <w:r w:rsidRPr="00304D94">
        <w:rPr>
          <w:rFonts w:ascii="Times New Roman" w:eastAsia="Yu Mincho" w:hAnsi="Times New Roman" w:cs="Times New Roman"/>
          <w:color w:val="000000"/>
          <w:sz w:val="24"/>
          <w:szCs w:val="24"/>
        </w:rPr>
        <w:t>that</w:t>
      </w:r>
      <w:r w:rsidR="00886830" w:rsidRPr="00304D94">
        <w:rPr>
          <w:rFonts w:ascii="Times New Roman" w:hAnsi="Times New Roman" w:cs="Times New Roman"/>
          <w:color w:val="000000" w:themeColor="text1"/>
          <w:sz w:val="24"/>
          <w:szCs w:val="24"/>
        </w:rPr>
        <w:t xml:space="preserve"> of pre</w:t>
      </w:r>
      <w:r w:rsidR="00C311F4">
        <w:rPr>
          <w:rFonts w:ascii="Times New Roman" w:hAnsi="Times New Roman" w:cs="Times New Roman"/>
          <w:color w:val="000000" w:themeColor="text1"/>
          <w:sz w:val="24"/>
          <w:szCs w:val="24"/>
        </w:rPr>
        <w:t xml:space="preserve"> </w:t>
      </w:r>
      <w:r w:rsidR="00886830" w:rsidRPr="00304D94">
        <w:rPr>
          <w:rFonts w:ascii="Times New Roman" w:hAnsi="Times New Roman" w:cs="Times New Roman"/>
          <w:color w:val="000000" w:themeColor="text1"/>
          <w:sz w:val="24"/>
          <w:szCs w:val="24"/>
        </w:rPr>
        <w:t>r</w:t>
      </w:r>
      <w:r w:rsidR="00886830" w:rsidRPr="00304D94">
        <w:rPr>
          <w:rFonts w:ascii="Times New Roman" w:hAnsi="Times New Roman" w:cs="Times New Roman"/>
          <w:sz w:val="24"/>
          <w:szCs w:val="24"/>
        </w:rPr>
        <w:t>SWR</w:t>
      </w:r>
      <w:r w:rsidR="00886830" w:rsidRPr="00304D94">
        <w:rPr>
          <w:rFonts w:ascii="Times New Roman" w:hAnsi="Times New Roman" w:cs="Times New Roman"/>
          <w:sz w:val="24"/>
          <w:szCs w:val="24"/>
          <w:vertAlign w:val="superscript"/>
        </w:rPr>
        <w:t>+</w:t>
      </w:r>
      <w:r w:rsidR="00612E4A" w:rsidRPr="00304D94">
        <w:rPr>
          <w:rFonts w:ascii="Times New Roman" w:hAnsi="Times New Roman" w:cs="Times New Roman"/>
          <w:color w:val="000000" w:themeColor="text1"/>
          <w:sz w:val="24"/>
          <w:szCs w:val="24"/>
        </w:rPr>
        <w:t xml:space="preserve"> (1.19 [0.96], median [IQR], </w:t>
      </w:r>
      <w:r w:rsidR="000C38C9" w:rsidRPr="00304D94">
        <w:rPr>
          <w:rFonts w:ascii="Times New Roman" w:hAnsi="Times New Roman" w:cs="Times New Roman"/>
          <w:i/>
          <w:iCs/>
          <w:color w:val="000000" w:themeColor="text1"/>
          <w:sz w:val="24"/>
          <w:szCs w:val="24"/>
        </w:rPr>
        <w:t>n</w:t>
      </w:r>
      <w:r w:rsidR="00006674" w:rsidRPr="00304D94">
        <w:rPr>
          <w:rFonts w:ascii="Times New Roman" w:hAnsi="Times New Roman" w:cs="Times New Roman"/>
          <w:color w:val="000000" w:themeColor="text1"/>
          <w:sz w:val="24"/>
          <w:szCs w:val="24"/>
        </w:rPr>
        <w:t xml:space="preserve"> = 673, Match IN; 0.94 [0.88], median [IQR], </w:t>
      </w:r>
      <w:r w:rsidR="000C38C9" w:rsidRPr="00304D94">
        <w:rPr>
          <w:rFonts w:ascii="Times New Roman" w:hAnsi="Times New Roman" w:cs="Times New Roman"/>
          <w:i/>
          <w:iCs/>
          <w:color w:val="000000" w:themeColor="text1"/>
          <w:sz w:val="24"/>
          <w:szCs w:val="24"/>
        </w:rPr>
        <w:t>n</w:t>
      </w:r>
      <w:r w:rsidRPr="00304D94">
        <w:rPr>
          <w:rFonts w:ascii="Times New Roman" w:hAnsi="Times New Roman" w:cs="Times New Roman"/>
          <w:color w:val="000000" w:themeColor="text1"/>
          <w:sz w:val="24"/>
          <w:szCs w:val="24"/>
        </w:rPr>
        <w:t xml:space="preserve"> = 664, Mismatch OUT).</w:t>
      </w:r>
    </w:p>
    <w:bookmarkEnd w:id="132"/>
    <w:p w14:paraId="4F35AD2D" w14:textId="77777777" w:rsidR="00234ADE" w:rsidRPr="00304D94" w:rsidRDefault="00234ADE" w:rsidP="008D56A9">
      <w:pPr>
        <w:spacing w:line="360" w:lineRule="auto"/>
        <w:contextualSpacing/>
        <w:jc w:val="left"/>
        <w:rPr>
          <w:rFonts w:ascii="Times New Roman" w:hAnsi="Times New Roman" w:cs="Times New Roman"/>
          <w:color w:val="000000" w:themeColor="text1"/>
          <w:sz w:val="24"/>
          <w:szCs w:val="24"/>
        </w:rPr>
      </w:pPr>
    </w:p>
    <w:p w14:paraId="32B7DF9C" w14:textId="213A3507" w:rsidR="00C31772" w:rsidRPr="00C311F4" w:rsidRDefault="00000000" w:rsidP="00FC6CEA">
      <w:pPr>
        <w:pStyle w:val="Heading2"/>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b/>
          <w:bCs/>
          <w:i/>
          <w:iCs/>
          <w:sz w:val="24"/>
          <w:szCs w:val="24"/>
        </w:rPr>
        <w:t>3.6 Visualization of hippocampal</w:t>
      </w:r>
      <w:r w:rsidR="00650F57">
        <w:rPr>
          <w:rFonts w:ascii="Times New Roman" w:hAnsi="Times New Roman" w:cs="Times New Roman"/>
          <w:b/>
          <w:bCs/>
          <w:i/>
          <w:iCs/>
          <w:sz w:val="24"/>
          <w:szCs w:val="24"/>
        </w:rPr>
        <w:t xml:space="preserve"> neural</w:t>
      </w:r>
      <w:r w:rsidRPr="00304D94">
        <w:rPr>
          <w:rFonts w:ascii="Times New Roman" w:hAnsi="Times New Roman" w:cs="Times New Roman"/>
          <w:b/>
          <w:bCs/>
          <w:i/>
          <w:iCs/>
          <w:sz w:val="24"/>
          <w:szCs w:val="24"/>
        </w:rPr>
        <w:t xml:space="preserve"> trajectory during SWR in two-dimensional spaces</w:t>
      </w:r>
      <w:r w:rsidRPr="00304D94">
        <w:rPr>
          <w:rFonts w:ascii="Times New Roman" w:hAnsi="Times New Roman" w:cs="Times New Roman"/>
          <w:b/>
          <w:bCs/>
          <w:i/>
          <w:iCs/>
          <w:sz w:val="24"/>
          <w:szCs w:val="24"/>
        </w:rPr>
        <w:br/>
      </w:r>
      <w:r w:rsidR="00EC42CD" w:rsidRPr="00304D94">
        <w:rPr>
          <w:rFonts w:ascii="Times New Roman" w:hAnsi="Times New Roman" w:cs="Times New Roman"/>
          <w:color w:val="000000" w:themeColor="text1"/>
          <w:sz w:val="24"/>
          <w:szCs w:val="24"/>
        </w:rPr>
        <w:t xml:space="preserve">From the previous results, it was revealed that the neural trajectory of the hippocampus “jumps” during SWR (Figure 5). Here, we visualized peri-SWR trajectories relative to the encoding and retrieval states, </w:t>
      </w:r>
      <w:r w:rsidR="00EC42CD" w:rsidRPr="00C311F4">
        <w:rPr>
          <w:rFonts w:ascii="Times New Roman" w:hAnsi="Times New Roman" w:cs="Times New Roman"/>
          <w:color w:val="000000" w:themeColor="text1"/>
          <w:sz w:val="24"/>
          <w:szCs w:val="24"/>
        </w:rPr>
        <w:t>which exhibited memory</w:t>
      </w:r>
      <w:r w:rsidR="009A3340">
        <w:rPr>
          <w:rFonts w:ascii="Times New Roman" w:hAnsi="Times New Roman" w:cs="Times New Roman"/>
          <w:color w:val="000000" w:themeColor="text1"/>
          <w:sz w:val="24"/>
          <w:szCs w:val="24"/>
        </w:rPr>
        <w:t xml:space="preserve"> </w:t>
      </w:r>
      <w:r w:rsidR="00EC42CD" w:rsidRPr="00C311F4">
        <w:rPr>
          <w:rFonts w:ascii="Times New Roman" w:hAnsi="Times New Roman" w:cs="Times New Roman"/>
          <w:color w:val="000000" w:themeColor="text1"/>
          <w:sz w:val="24"/>
          <w:szCs w:val="24"/>
        </w:rPr>
        <w:t>load-dependent distance (Figure 3).</w:t>
      </w:r>
    </w:p>
    <w:p w14:paraId="3ACF5217" w14:textId="036C4BB8" w:rsidR="006E7896" w:rsidRPr="00304D94" w:rsidRDefault="004C0051" w:rsidP="00431846">
      <w:pPr>
        <w:spacing w:line="360" w:lineRule="auto"/>
        <w:ind w:firstLine="840"/>
        <w:rPr>
          <w:rFonts w:ascii="Times New Roman" w:hAnsi="Times New Roman" w:cs="Times New Roman"/>
          <w:color w:val="000000" w:themeColor="text1"/>
          <w:sz w:val="24"/>
          <w:szCs w:val="24"/>
        </w:rPr>
      </w:pPr>
      <w:r w:rsidRPr="00C311F4">
        <w:rPr>
          <w:rFonts w:ascii="Times New Roman" w:hAnsi="Times New Roman" w:cs="Times New Roman"/>
          <w:color w:val="000000" w:themeColor="text1"/>
          <w:sz w:val="24"/>
          <w:szCs w:val="24"/>
        </w:rPr>
        <w:t>In Figure 6, the pre</w:t>
      </w:r>
      <w:r w:rsidR="00C311F4">
        <w:rPr>
          <w:rFonts w:ascii="Times New Roman" w:hAnsi="Times New Roman" w:cs="Times New Roman"/>
          <w:color w:val="000000" w:themeColor="text1"/>
          <w:sz w:val="24"/>
          <w:szCs w:val="24"/>
        </w:rPr>
        <w:t>-</w:t>
      </w:r>
      <w:r w:rsidRPr="00C311F4">
        <w:rPr>
          <w:rFonts w:ascii="Times New Roman" w:hAnsi="Times New Roman" w:cs="Times New Roman"/>
          <w:color w:val="000000" w:themeColor="text1"/>
          <w:sz w:val="24"/>
          <w:szCs w:val="24"/>
        </w:rPr>
        <w:t>, mid</w:t>
      </w:r>
      <w:r w:rsidR="00C311F4">
        <w:rPr>
          <w:rFonts w:ascii="Times New Roman" w:hAnsi="Times New Roman" w:cs="Times New Roman"/>
          <w:color w:val="000000" w:themeColor="text1"/>
          <w:sz w:val="24"/>
          <w:szCs w:val="24"/>
        </w:rPr>
        <w:t>-</w:t>
      </w:r>
      <w:r w:rsidRPr="00C311F4">
        <w:rPr>
          <w:rFonts w:ascii="Times New Roman" w:hAnsi="Times New Roman" w:cs="Times New Roman"/>
          <w:color w:val="000000" w:themeColor="text1"/>
          <w:sz w:val="24"/>
          <w:szCs w:val="24"/>
        </w:rPr>
        <w:t xml:space="preserve">, and </w:t>
      </w:r>
      <w:r w:rsidR="00C311F4">
        <w:rPr>
          <w:rFonts w:ascii="Times New Roman" w:hAnsi="Times New Roman" w:cs="Times New Roman"/>
          <w:color w:val="000000" w:themeColor="text1"/>
          <w:sz w:val="24"/>
          <w:szCs w:val="24"/>
        </w:rPr>
        <w:t>post-SWR</w:t>
      </w:r>
      <w:r w:rsidRPr="00C311F4">
        <w:rPr>
          <w:rFonts w:ascii="Times New Roman" w:hAnsi="Times New Roman" w:cs="Times New Roman"/>
          <w:color w:val="000000" w:themeColor="text1"/>
          <w:sz w:val="24"/>
          <w:szCs w:val="24"/>
        </w:rPr>
        <w:t xml:space="preserve"> trajectories</w:t>
      </w:r>
      <w:r w:rsidRPr="00304D94">
        <w:rPr>
          <w:rFonts w:ascii="Times New Roman" w:hAnsi="Times New Roman" w:cs="Times New Roman"/>
          <w:color w:val="000000" w:themeColor="text1"/>
          <w:sz w:val="24"/>
          <w:szCs w:val="24"/>
        </w:rPr>
        <w:t xml:space="preserve"> were plotted in two-dimensional spaces as follows. First, the peri-SWR trajectories were linearly aligned so that gE and gR were located on the x-axis. Specifically, gE was shifted toward the origin (0, 0), and gR was placed at (d(gE, gR), 0). Next, the peri-SWR trajectory was rotated around the x-axis (= gEgR axis) to be </w:t>
      </w:r>
      <w:r w:rsidRPr="00304D94">
        <w:rPr>
          <w:rFonts w:ascii="Times New Roman" w:hAnsi="Times New Roman" w:cs="Times New Roman"/>
          <w:color w:val="000000" w:themeColor="text1"/>
          <w:sz w:val="24"/>
          <w:szCs w:val="24"/>
        </w:rPr>
        <w:lastRenderedPageBreak/>
        <w:t>discovered on two-dimensional spaces for visualization purposes. Note that, regarding any point P (x, y), (i) the distances d(P, gE) and d(P, gR) and (ii) the angle between PgE and gEgR</w:t>
      </w:r>
      <w:r w:rsidR="003C7301" w:rsidRPr="00304D94">
        <w:rPr>
          <w:rFonts w:ascii="Times New Roman" w:hAnsi="Times New Roman" w:cs="Times New Roman"/>
          <w:color w:val="000000" w:themeColor="text1"/>
          <w:sz w:val="24"/>
          <w:szCs w:val="24"/>
        </w:rPr>
        <w:t xml:space="preserve"> are preserved from those in the original three-dimensional spaces.</w:t>
      </w:r>
    </w:p>
    <w:p w14:paraId="3B951744" w14:textId="6CA171FC" w:rsidR="00F307BB" w:rsidRPr="00304D94" w:rsidRDefault="00A20E50" w:rsidP="00F67703">
      <w:pPr>
        <w:spacing w:line="360" w:lineRule="auto"/>
        <w:ind w:firstLine="840"/>
        <w:rPr>
          <w:rFonts w:ascii="Times New Roman" w:hAnsi="Times New Roman" w:cs="Times New Roman"/>
          <w:b/>
          <w:bCs/>
          <w:i/>
          <w:iCs/>
          <w:sz w:val="24"/>
          <w:szCs w:val="24"/>
        </w:rPr>
      </w:pPr>
      <w:r w:rsidRPr="00304D94">
        <w:rPr>
          <w:rFonts w:ascii="Times New Roman" w:hAnsi="Times New Roman" w:cs="Times New Roman"/>
          <w:color w:val="000000" w:themeColor="text1"/>
          <w:sz w:val="24"/>
          <w:szCs w:val="24"/>
        </w:rPr>
        <w:t>From the scatter plot in two-dimensional spaces, we confirmed different distributions of the peri-SWR trajectory by the phases and task types, such as the longer distance between gE and mid e</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B16ECD" w:rsidRPr="00304D94">
        <w:rPr>
          <w:rFonts w:ascii="Times New Roman" w:hAnsi="Times New Roman" w:cs="Times New Roman"/>
          <w:sz w:val="24"/>
          <w:szCs w:val="24"/>
        </w:rPr>
        <w:t xml:space="preserve"> than between gE and pre</w:t>
      </w:r>
      <w:r w:rsidR="0039200A" w:rsidRPr="00304D94">
        <w:rPr>
          <w:rFonts w:ascii="Times New Roman" w:hAnsi="Times New Roman" w:cs="Times New Roman"/>
          <w:color w:val="000000" w:themeColor="text1"/>
          <w:sz w:val="24"/>
          <w:szCs w:val="24"/>
        </w:rPr>
        <w:t xml:space="preserve"> eSWR</w:t>
      </w:r>
      <w:r w:rsidR="0039200A" w:rsidRPr="00304D94">
        <w:rPr>
          <w:rFonts w:ascii="Times New Roman" w:hAnsi="Times New Roman" w:cs="Times New Roman"/>
          <w:sz w:val="24"/>
          <w:szCs w:val="24"/>
          <w:vertAlign w:val="superscript"/>
        </w:rPr>
        <w:t>−</w:t>
      </w:r>
      <w:r w:rsidR="00F22E7E" w:rsidRPr="00304D94">
        <w:rPr>
          <w:rFonts w:ascii="Times New Roman" w:hAnsi="Times New Roman" w:cs="Times New Roman"/>
          <w:sz w:val="24"/>
          <w:szCs w:val="24"/>
        </w:rPr>
        <w:t>, which is consistent with the result in the previous section (Figure 5B).</w:t>
      </w:r>
    </w:p>
    <w:p w14:paraId="0923CB6F" w14:textId="77777777" w:rsidR="005E0E43" w:rsidRPr="00304D94" w:rsidRDefault="005E0E43" w:rsidP="005F43B4">
      <w:pPr>
        <w:spacing w:before="240" w:line="360" w:lineRule="auto"/>
        <w:contextualSpacing/>
        <w:jc w:val="left"/>
        <w:rPr>
          <w:rFonts w:ascii="Times New Roman" w:hAnsi="Times New Roman" w:cs="Times New Roman"/>
          <w:color w:val="000000" w:themeColor="text1"/>
          <w:sz w:val="24"/>
          <w:szCs w:val="24"/>
          <w:highlight w:val="lightGray"/>
        </w:rPr>
      </w:pPr>
    </w:p>
    <w:p w14:paraId="45F1ABE8" w14:textId="34DBD4D7" w:rsidR="000C24D5" w:rsidRPr="00304D94" w:rsidRDefault="00A60E6E" w:rsidP="00BB1CA2">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3.7 Hippocampal neural trajectory fluctuation between the encoding and retrieval states</w:t>
      </w:r>
    </w:p>
    <w:p w14:paraId="31B94343" w14:textId="089ECDD5" w:rsidR="002D3ECF" w:rsidRPr="00304D94" w:rsidRDefault="00720AC9" w:rsidP="000F2D16">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Next, we calculated the “direction” of the trajectory relative to the encoding and retrieval states. “SWR direction” was defined based on the trajectory positions at − 250 ms and + 250 ms of SWR.</w:t>
      </w:r>
    </w:p>
    <w:p w14:paraId="068B8A10" w14:textId="21FD1772" w:rsidR="00DD60C6" w:rsidRPr="00304D94" w:rsidRDefault="00A36883" w:rsidP="00431846">
      <w:pPr>
        <w:spacing w:line="360" w:lineRule="auto"/>
        <w:ind w:firstLine="840"/>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The cosine similarity between </w:t>
      </w:r>
      <w:r w:rsidRPr="00304D94">
        <w:rPr>
          <w:rFonts w:ascii="Times New Roman" w:eastAsia="Yu Mincho" w:hAnsi="Times New Roman" w:cs="Times New Roman"/>
          <w:color w:val="000000"/>
          <w:sz w:val="24"/>
          <w:szCs w:val="24"/>
        </w:rPr>
        <w:t xml:space="preserve">the </w:t>
      </w:r>
      <w:r w:rsidRPr="00304D94">
        <w:rPr>
          <w:rFonts w:ascii="Times New Roman" w:hAnsi="Times New Roman" w:cs="Times New Roman"/>
          <w:color w:val="000000" w:themeColor="text1"/>
          <w:sz w:val="24"/>
          <w:szCs w:val="24"/>
        </w:rPr>
        <w:t>eSWR</w:t>
      </w:r>
      <w:r w:rsidR="00313B23"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xml:space="preserve"> and rSWR</w:t>
      </w:r>
      <w:r w:rsidR="00313B23" w:rsidRPr="00304D94">
        <w:rPr>
          <w:rFonts w:ascii="Times New Roman" w:hAnsi="Times New Roman" w:cs="Times New Roman"/>
          <w:sz w:val="24"/>
          <w:szCs w:val="24"/>
          <w:vertAlign w:val="superscript"/>
        </w:rPr>
        <w:t>+</w:t>
      </w:r>
      <w:r w:rsidR="00BF1A9E" w:rsidRPr="00304D94">
        <w:rPr>
          <w:rFonts w:ascii="Times New Roman" w:hAnsi="Times New Roman" w:cs="Times New Roman"/>
          <w:color w:val="000000" w:themeColor="text1"/>
          <w:sz w:val="24"/>
          <w:szCs w:val="24"/>
        </w:rPr>
        <w:t xml:space="preserve"> directions was biased toward + 1 in the Match IN task (Figure 7A) </w:t>
      </w:r>
      <w:r w:rsidRPr="00304D94">
        <w:rPr>
          <w:rFonts w:ascii="Times New Roman" w:eastAsia="Yu Mincho" w:hAnsi="Times New Roman" w:cs="Times New Roman"/>
          <w:color w:val="000000"/>
          <w:sz w:val="24"/>
          <w:szCs w:val="24"/>
        </w:rPr>
        <w:t>and toward</w:t>
      </w:r>
      <w:r w:rsidR="00BF1A9E" w:rsidRPr="00304D94">
        <w:rPr>
          <w:rFonts w:ascii="Times New Roman" w:hAnsi="Times New Roman" w:cs="Times New Roman"/>
          <w:color w:val="000000" w:themeColor="text1"/>
          <w:sz w:val="24"/>
          <w:szCs w:val="24"/>
        </w:rPr>
        <w:t xml:space="preserve"> – 1 in the Mismatch OUT task (Figure 7B), although the same tendencies were recognized between </w:t>
      </w:r>
      <w:r w:rsidRPr="00304D94">
        <w:rPr>
          <w:rFonts w:ascii="Times New Roman" w:eastAsia="Yu Mincho" w:hAnsi="Times New Roman" w:cs="Times New Roman"/>
          <w:color w:val="000000"/>
          <w:sz w:val="24"/>
          <w:szCs w:val="24"/>
        </w:rPr>
        <w:t xml:space="preserve">the </w:t>
      </w:r>
      <w:r w:rsidR="00BF1A9E" w:rsidRPr="00304D94">
        <w:rPr>
          <w:rFonts w:ascii="Times New Roman" w:hAnsi="Times New Roman" w:cs="Times New Roman"/>
          <w:color w:val="000000" w:themeColor="text1"/>
          <w:sz w:val="24"/>
          <w:szCs w:val="24"/>
        </w:rPr>
        <w:t>eSWR</w:t>
      </w:r>
      <w:r w:rsidR="00BF1A9E" w:rsidRPr="00304D94">
        <w:rPr>
          <w:rFonts w:ascii="Times New Roman" w:hAnsi="Times New Roman" w:cs="Times New Roman"/>
          <w:sz w:val="24"/>
          <w:szCs w:val="24"/>
          <w:vertAlign w:val="superscript"/>
        </w:rPr>
        <w:t>−</w:t>
      </w:r>
      <w:r w:rsidR="00BF1A9E" w:rsidRPr="00304D94">
        <w:rPr>
          <w:rFonts w:ascii="Times New Roman" w:hAnsi="Times New Roman" w:cs="Times New Roman"/>
          <w:color w:val="000000" w:themeColor="text1"/>
          <w:sz w:val="24"/>
          <w:szCs w:val="24"/>
        </w:rPr>
        <w:t xml:space="preserve"> and rSWR</w:t>
      </w:r>
      <w:r w:rsidR="00BF1A9E" w:rsidRPr="00304D94">
        <w:rPr>
          <w:rFonts w:ascii="Times New Roman" w:hAnsi="Times New Roman" w:cs="Times New Roman"/>
          <w:sz w:val="24"/>
          <w:szCs w:val="24"/>
          <w:vertAlign w:val="superscript"/>
        </w:rPr>
        <w:t>−</w:t>
      </w:r>
      <w:r w:rsidR="00F20DC1" w:rsidRPr="00304D94">
        <w:rPr>
          <w:rFonts w:ascii="Times New Roman" w:hAnsi="Times New Roman" w:cs="Times New Roman"/>
          <w:color w:val="000000" w:themeColor="text1"/>
          <w:sz w:val="24"/>
          <w:szCs w:val="24"/>
        </w:rPr>
        <w:t xml:space="preserve"> directions (Figure 7C–F).</w:t>
      </w:r>
    </w:p>
    <w:p w14:paraId="1D9BB5DC" w14:textId="05792C10" w:rsidR="00BA4845" w:rsidRPr="00304D94" w:rsidRDefault="00000000" w:rsidP="00431846">
      <w:pPr>
        <w:spacing w:line="360" w:lineRule="auto"/>
        <w:ind w:firstLine="840"/>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The cosine similarity between </w:t>
      </w:r>
      <w:r w:rsidRPr="00304D94">
        <w:rPr>
          <w:rFonts w:ascii="Times New Roman" w:eastAsia="Yu Mincho" w:hAnsi="Times New Roman" w:cs="Times New Roman"/>
          <w:color w:val="000000"/>
          <w:sz w:val="24"/>
          <w:szCs w:val="24"/>
        </w:rPr>
        <w:t xml:space="preserve">the </w:t>
      </w:r>
      <w:r w:rsidRPr="00304D94">
        <w:rPr>
          <w:rFonts w:ascii="Times New Roman" w:hAnsi="Times New Roman" w:cs="Times New Roman"/>
          <w:color w:val="000000" w:themeColor="text1"/>
          <w:sz w:val="24"/>
          <w:szCs w:val="24"/>
        </w:rPr>
        <w:t>rSWR</w:t>
      </w:r>
      <w:r w:rsidRPr="00304D94">
        <w:rPr>
          <w:rFonts w:ascii="Times New Roman" w:hAnsi="Times New Roman" w:cs="Times New Roman"/>
          <w:sz w:val="24"/>
          <w:szCs w:val="24"/>
          <w:vertAlign w:val="superscript"/>
        </w:rPr>
        <w:t>+</w:t>
      </w:r>
      <w:r w:rsidR="00B95710" w:rsidRPr="00304D94">
        <w:rPr>
          <w:rFonts w:ascii="Times New Roman" w:hAnsi="Times New Roman" w:cs="Times New Roman"/>
          <w:color w:val="000000" w:themeColor="text1"/>
          <w:sz w:val="24"/>
          <w:szCs w:val="24"/>
        </w:rPr>
        <w:t xml:space="preserve"> direction and gEgR direction exhibited a biphasic distribution in the Match IN task (Figure 7A) but a monophasic distribution with a positive peak in the Mismatch OUT task (Figure 7B). Similarly, the cosine similarity between </w:t>
      </w:r>
      <w:r w:rsidRPr="00304D94">
        <w:rPr>
          <w:rFonts w:ascii="Times New Roman" w:eastAsia="Yu Mincho" w:hAnsi="Times New Roman" w:cs="Times New Roman"/>
          <w:color w:val="000000"/>
          <w:sz w:val="24"/>
          <w:szCs w:val="24"/>
        </w:rPr>
        <w:t xml:space="preserve">the </w:t>
      </w:r>
      <w:r w:rsidR="00B95710" w:rsidRPr="00304D94">
        <w:rPr>
          <w:rFonts w:ascii="Times New Roman" w:hAnsi="Times New Roman" w:cs="Times New Roman"/>
          <w:color w:val="000000" w:themeColor="text1"/>
          <w:sz w:val="24"/>
          <w:szCs w:val="24"/>
        </w:rPr>
        <w:t>rSWR</w:t>
      </w:r>
      <w:r w:rsidR="009960A1" w:rsidRPr="00304D94">
        <w:rPr>
          <w:rFonts w:ascii="Times New Roman" w:hAnsi="Times New Roman" w:cs="Times New Roman"/>
          <w:sz w:val="24"/>
          <w:szCs w:val="24"/>
          <w:vertAlign w:val="superscript"/>
        </w:rPr>
        <w:t>−</w:t>
      </w:r>
      <w:r w:rsidR="00497A15" w:rsidRPr="00304D94">
        <w:rPr>
          <w:rFonts w:ascii="Times New Roman" w:hAnsi="Times New Roman" w:cs="Times New Roman"/>
          <w:color w:val="000000" w:themeColor="text1"/>
          <w:sz w:val="24"/>
          <w:szCs w:val="24"/>
        </w:rPr>
        <w:t xml:space="preserve"> direction and gEgR direction exhibited biphasic distributions, with a positive peak in the Match IN task (Figure 7C) and a negative peak in the Mismatch OUT task (Figure 7D). Compared to rSWR</w:t>
      </w:r>
      <w:r w:rsidR="00497A15" w:rsidRPr="00304D94">
        <w:rPr>
          <w:rFonts w:ascii="Times New Roman" w:hAnsi="Times New Roman" w:cs="Times New Roman"/>
          <w:sz w:val="24"/>
          <w:szCs w:val="24"/>
          <w:vertAlign w:val="superscript"/>
        </w:rPr>
        <w:t>−</w:t>
      </w:r>
      <w:r w:rsidR="00905C72" w:rsidRPr="00304D94">
        <w:rPr>
          <w:rFonts w:ascii="Times New Roman" w:hAnsi="Times New Roman" w:cs="Times New Roman"/>
          <w:color w:val="000000" w:themeColor="text1"/>
          <w:sz w:val="24"/>
          <w:szCs w:val="24"/>
        </w:rPr>
        <w:t xml:space="preserve"> directions, rSWR</w:t>
      </w:r>
      <w:r w:rsidR="00905C72" w:rsidRPr="00304D94">
        <w:rPr>
          <w:rFonts w:ascii="Times New Roman" w:hAnsi="Times New Roman" w:cs="Times New Roman"/>
          <w:sz w:val="24"/>
          <w:szCs w:val="24"/>
          <w:vertAlign w:val="superscript"/>
        </w:rPr>
        <w:t>+</w:t>
      </w:r>
      <w:r w:rsidR="00593C33" w:rsidRPr="00304D94">
        <w:rPr>
          <w:rFonts w:ascii="Times New Roman" w:hAnsi="Times New Roman" w:cs="Times New Roman"/>
          <w:color w:val="000000" w:themeColor="text1"/>
          <w:sz w:val="24"/>
          <w:szCs w:val="24"/>
        </w:rPr>
        <w:t xml:space="preserve"> directions were more biased toward the retrieval state (Figure 7E &amp; F).</w:t>
      </w:r>
    </w:p>
    <w:p w14:paraId="08837104" w14:textId="13A4A9D7" w:rsidR="00CD2D09" w:rsidRDefault="00CD2D09" w:rsidP="009E7EA1">
      <w:pPr>
        <w:rPr>
          <w:rFonts w:ascii="Times New Roman" w:hAnsi="Times New Roman" w:cs="Times New Roman"/>
          <w:b/>
          <w:bCs/>
        </w:rPr>
      </w:pPr>
    </w:p>
    <w:p w14:paraId="2AF39A12" w14:textId="77777777" w:rsidR="002B78D8" w:rsidRDefault="002B78D8" w:rsidP="009E7EA1">
      <w:pPr>
        <w:rPr>
          <w:rFonts w:ascii="Times New Roman" w:hAnsi="Times New Roman" w:cs="Times New Roman"/>
          <w:b/>
          <w:bCs/>
        </w:rPr>
      </w:pPr>
    </w:p>
    <w:p w14:paraId="7B1B3E4B" w14:textId="77777777" w:rsidR="002B78D8" w:rsidRDefault="002B78D8" w:rsidP="009E7EA1">
      <w:pPr>
        <w:rPr>
          <w:rFonts w:ascii="Times New Roman" w:hAnsi="Times New Roman" w:cs="Times New Roman"/>
          <w:b/>
          <w:bCs/>
        </w:rPr>
      </w:pPr>
    </w:p>
    <w:p w14:paraId="26AFF310" w14:textId="64F0E4B9"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4 Discussion</w:t>
      </w:r>
    </w:p>
    <w:p w14:paraId="7DCA0EF4" w14:textId="01601BE4" w:rsidR="00E602FE" w:rsidRPr="00304D94" w:rsidRDefault="00AC1EFB" w:rsidP="006E7BFE">
      <w:pPr>
        <w:spacing w:line="360" w:lineRule="auto"/>
        <w:contextualSpacing/>
        <w:jc w:val="left"/>
        <w:rPr>
          <w:rFonts w:ascii="Times New Roman" w:hAnsi="Times New Roman" w:cs="Times New Roman"/>
          <w:sz w:val="24"/>
          <w:szCs w:val="24"/>
        </w:rPr>
      </w:pPr>
      <w:r w:rsidRPr="00304D94">
        <w:rPr>
          <w:rFonts w:ascii="Times New Roman" w:hAnsi="Times New Roman"/>
          <w:sz w:val="24"/>
        </w:rPr>
        <w:t>In this study, we hypothesized that hippocampal neurons express distinct representations as trajectories in low-dimensional spaces during a WM task, with a specific focus on the SWR periods. First, we embedded neural representations of the MTL regions in three-dimensional spaces (Figure 2A). The distances among trajectory geometric medians during phases were greater in the hippocampus than</w:t>
      </w:r>
      <w:r w:rsidRPr="00304D94">
        <w:rPr>
          <w:rFonts w:ascii="Times New Roman" w:eastAsia="Yu Mincho" w:hAnsi="Times New Roman" w:cs="Times New Roman"/>
          <w:sz w:val="24"/>
        </w:rPr>
        <w:t xml:space="preserve"> in</w:t>
      </w:r>
      <w:r w:rsidRPr="00304D94">
        <w:rPr>
          <w:rFonts w:ascii="Times New Roman" w:hAnsi="Times New Roman"/>
          <w:sz w:val="24"/>
        </w:rPr>
        <w:t xml:space="preserve"> </w:t>
      </w:r>
      <w:r w:rsidRPr="00304D94">
        <w:rPr>
          <w:rFonts w:ascii="Times New Roman" w:eastAsia="Yu Mincho" w:hAnsi="Times New Roman" w:cs="Times New Roman"/>
          <w:sz w:val="24"/>
        </w:rPr>
        <w:t xml:space="preserve">the </w:t>
      </w:r>
      <w:r w:rsidRPr="00304D94">
        <w:rPr>
          <w:rFonts w:ascii="Times New Roman" w:hAnsi="Times New Roman"/>
          <w:sz w:val="24"/>
        </w:rPr>
        <w:t xml:space="preserve">EC (entorhinal cortex) and amygdala (Figure 2E). Second, </w:t>
      </w:r>
      <w:r w:rsidR="001A771E" w:rsidRPr="00304D94">
        <w:rPr>
          <w:rFonts w:ascii="Times New Roman" w:hAnsi="Times New Roman" w:hint="eastAsia"/>
          <w:sz w:val="24"/>
        </w:rPr>
        <w:t>t</w:t>
      </w:r>
      <w:r w:rsidR="00FF6E4C" w:rsidRPr="00304D94">
        <w:rPr>
          <w:rFonts w:ascii="Times New Roman" w:hAnsi="Times New Roman" w:cs="Times New Roman"/>
          <w:sz w:val="24"/>
          <w:szCs w:val="24"/>
        </w:rPr>
        <w:t xml:space="preserve">he distance between the encoding and retrieval phases (d(gE, gR)) was positively correlated with memory load (Figure 3C&amp;D). </w:t>
      </w:r>
      <w:r w:rsidRPr="00304D94">
        <w:rPr>
          <w:rFonts w:ascii="Times New Roman" w:eastAsia="Yu Mincho" w:hAnsi="Times New Roman" w:cs="Times New Roman"/>
          <w:sz w:val="24"/>
          <w:szCs w:val="24"/>
        </w:rPr>
        <w:t>The trajectory</w:t>
      </w:r>
      <w:r w:rsidR="00FF6E4C" w:rsidRPr="00304D94">
        <w:rPr>
          <w:rFonts w:ascii="Times New Roman" w:hAnsi="Times New Roman" w:cs="Times New Roman"/>
          <w:sz w:val="24"/>
          <w:szCs w:val="24"/>
        </w:rPr>
        <w:t xml:space="preserve"> </w:t>
      </w:r>
      <w:r w:rsidR="00756AE3" w:rsidRPr="00304D94">
        <w:rPr>
          <w:rFonts w:ascii="Times New Roman" w:hAnsi="Times New Roman" w:cs="Times New Roman"/>
          <w:sz w:val="24"/>
          <w:szCs w:val="24"/>
        </w:rPr>
        <w:t xml:space="preserve">distance from O </w:t>
      </w:r>
      <w:r w:rsidR="00E439DD" w:rsidRPr="00304D94">
        <w:rPr>
          <w:rFonts w:ascii="Times New Roman" w:hAnsi="Times New Roman" w:cs="Times New Roman"/>
          <w:sz w:val="24"/>
          <w:szCs w:val="24"/>
        </w:rPr>
        <w:t>increased during SWR (Figure 5). Consistently, the peri-SWR trajectory exhibited</w:t>
      </w:r>
      <w:r w:rsidRPr="00304D94">
        <w:rPr>
          <w:rFonts w:ascii="Times New Roman" w:eastAsia="Yu Mincho" w:hAnsi="Times New Roman" w:cs="Times New Roman"/>
          <w:sz w:val="24"/>
          <w:szCs w:val="24"/>
        </w:rPr>
        <w:t xml:space="preserve"> a</w:t>
      </w:r>
      <w:r w:rsidR="00E439DD" w:rsidRPr="00304D94">
        <w:rPr>
          <w:rFonts w:ascii="Times New Roman" w:hAnsi="Times New Roman" w:cs="Times New Roman"/>
          <w:sz w:val="24"/>
          <w:szCs w:val="24"/>
        </w:rPr>
        <w:t xml:space="preserve"> characteristic distribution in three-dimensional space (Figure 6). Finally, the hippocampal neural representation proceeded in different directions based on the encoding and retrieval phases, especially during SWR periods. </w:t>
      </w:r>
      <w:r w:rsidR="00BE1B39">
        <w:rPr>
          <w:rFonts w:ascii="Times New Roman" w:hAnsi="Times New Roman" w:cs="Times New Roman"/>
          <w:sz w:val="24"/>
          <w:szCs w:val="24"/>
        </w:rPr>
        <w:t>In sum</w:t>
      </w:r>
      <w:r w:rsidR="00E439DD" w:rsidRPr="00304D94">
        <w:rPr>
          <w:rFonts w:ascii="Times New Roman" w:hAnsi="Times New Roman" w:cs="Times New Roman"/>
          <w:sz w:val="24"/>
          <w:szCs w:val="24"/>
        </w:rPr>
        <w:t>, these results demonstrated the involvement of hippocampal neurons and SWR in a WM task.</w:t>
      </w:r>
    </w:p>
    <w:p w14:paraId="72C99A6A" w14:textId="4FBB39DD" w:rsidR="00080134" w:rsidRPr="00304D94" w:rsidRDefault="00574E69" w:rsidP="00CE3581">
      <w:pPr>
        <w:spacing w:line="360" w:lineRule="auto"/>
        <w:ind w:firstLine="840"/>
        <w:contextualSpacing/>
        <w:jc w:val="left"/>
        <w:rPr>
          <w:rFonts w:ascii="Times New Roman" w:hAnsi="Times New Roman"/>
          <w:sz w:val="24"/>
        </w:rPr>
      </w:pPr>
      <w:r w:rsidRPr="00304D94">
        <w:rPr>
          <w:rFonts w:ascii="Times New Roman" w:hAnsi="Times New Roman"/>
          <w:sz w:val="24"/>
        </w:rPr>
        <w:t xml:space="preserve">First, we found that the distance of the trajectory geometric medians during the four phases of the WM task was longer in the hippocampus than </w:t>
      </w:r>
      <w:r w:rsidRPr="00304D94">
        <w:rPr>
          <w:rFonts w:ascii="Times New Roman" w:eastAsia="Yu Mincho" w:hAnsi="Times New Roman" w:cs="Times New Roman"/>
          <w:sz w:val="24"/>
        </w:rPr>
        <w:t xml:space="preserve">in the </w:t>
      </w:r>
      <w:r w:rsidRPr="00304D94">
        <w:rPr>
          <w:rFonts w:ascii="Times New Roman" w:hAnsi="Times New Roman"/>
          <w:sz w:val="24"/>
        </w:rPr>
        <w:t xml:space="preserve">EC and amygdala, even after considering the distance from O </w:t>
      </w:r>
      <w:r w:rsidR="005B2291">
        <w:rPr>
          <w:rFonts w:ascii="Times New Roman" w:hAnsi="Times New Roman"/>
          <w:sz w:val="24"/>
        </w:rPr>
        <w:t xml:space="preserve">in those regions </w:t>
      </w:r>
      <w:r w:rsidRPr="00304D94">
        <w:rPr>
          <w:rFonts w:ascii="Times New Roman" w:hAnsi="Times New Roman"/>
          <w:sz w:val="24"/>
        </w:rPr>
        <w:t xml:space="preserve">(Figure 2C–E), indicating hippocampal participation in the WM task. These results </w:t>
      </w:r>
      <w:r w:rsidR="005E1A86">
        <w:rPr>
          <w:rFonts w:ascii="Times New Roman" w:hAnsi="Times New Roman"/>
          <w:sz w:val="24"/>
        </w:rPr>
        <w:t xml:space="preserve">are </w:t>
      </w:r>
      <w:r w:rsidRPr="00304D94">
        <w:rPr>
          <w:rFonts w:ascii="Times New Roman" w:hAnsi="Times New Roman"/>
          <w:sz w:val="24"/>
        </w:rPr>
        <w:t>partly support</w:t>
      </w:r>
      <w:r w:rsidR="005E1A86">
        <w:rPr>
          <w:rFonts w:ascii="Times New Roman" w:hAnsi="Times New Roman"/>
          <w:sz w:val="24"/>
        </w:rPr>
        <w:t>ed by</w:t>
      </w:r>
      <w:r w:rsidRPr="00304D94">
        <w:rPr>
          <w:rFonts w:ascii="Times New Roman" w:hAnsi="Times New Roman"/>
          <w:sz w:val="24"/>
        </w:rPr>
        <w:t xml:space="preserve"> previous findings of persistent firing rate increases in the maintenance phase in the hippocampus (Boran et al., 2019;</w:t>
      </w:r>
      <w:r w:rsidRPr="00304D94">
        <w:t xml:space="preserve"> </w:t>
      </w:r>
      <w:r w:rsidR="00434D8D" w:rsidRPr="00304D94">
        <w:rPr>
          <w:rFonts w:ascii="Times New Roman" w:hAnsi="Times New Roman"/>
          <w:sz w:val="24"/>
        </w:rPr>
        <w:t xml:space="preserve">Kamiński et al., 2017; Kornblith et al., 2017; Faraut et al., </w:t>
      </w:r>
      <w:r w:rsidR="00434D8D" w:rsidRPr="00700049">
        <w:rPr>
          <w:rFonts w:ascii="Times New Roman" w:hAnsi="Times New Roman"/>
          <w:sz w:val="24"/>
        </w:rPr>
        <w:t xml:space="preserve">2018). However, when we applied GPFA to our data, we found </w:t>
      </w:r>
      <w:r w:rsidR="00700049">
        <w:rPr>
          <w:rFonts w:ascii="Times New Roman" w:hAnsi="Times New Roman"/>
          <w:sz w:val="24"/>
        </w:rPr>
        <w:t>that</w:t>
      </w:r>
      <w:r w:rsidR="00434D8D" w:rsidRPr="00700049">
        <w:rPr>
          <w:rFonts w:ascii="Times New Roman" w:hAnsi="Times New Roman"/>
          <w:sz w:val="24"/>
        </w:rPr>
        <w:t xml:space="preserve"> the distance between the</w:t>
      </w:r>
      <w:r w:rsidR="00434D8D" w:rsidRPr="00304D94">
        <w:rPr>
          <w:rFonts w:ascii="Times New Roman" w:hAnsi="Times New Roman"/>
          <w:sz w:val="24"/>
        </w:rPr>
        <w:t xml:space="preserve"> encoding and retrieval phase, d(gE, gR), was correlated with memory load (Figure 3). </w:t>
      </w:r>
      <w:r w:rsidR="00222030" w:rsidRPr="00304D94">
        <w:rPr>
          <w:rFonts w:ascii="Times New Roman" w:hAnsi="Times New Roman"/>
          <w:sz w:val="24"/>
        </w:rPr>
        <w:t>Overall</w:t>
      </w:r>
      <w:r w:rsidR="00995DB6" w:rsidRPr="00304D94">
        <w:rPr>
          <w:rFonts w:ascii="Times New Roman" w:hAnsi="Times New Roman"/>
          <w:sz w:val="24"/>
        </w:rPr>
        <w:t>, these results provide evidence that the hippocampus is linked to WM.</w:t>
      </w:r>
    </w:p>
    <w:p w14:paraId="327CA1C9" w14:textId="73C93F51" w:rsidR="00CE3581" w:rsidRPr="00304D94" w:rsidRDefault="00C67BC1" w:rsidP="008B4133">
      <w:pPr>
        <w:spacing w:line="360" w:lineRule="auto"/>
        <w:ind w:firstLine="840"/>
        <w:contextualSpacing/>
        <w:jc w:val="left"/>
        <w:rPr>
          <w:rFonts w:ascii="Times New Roman" w:hAnsi="Times New Roman"/>
          <w:sz w:val="24"/>
        </w:rPr>
      </w:pPr>
      <w:r w:rsidRPr="00304D94">
        <w:rPr>
          <w:rFonts w:ascii="Times New Roman" w:hAnsi="Times New Roman" w:cs="Times New Roman"/>
          <w:sz w:val="24"/>
          <w:szCs w:val="24"/>
        </w:rPr>
        <w:lastRenderedPageBreak/>
        <w:t>We limited our analysis to only putative CA1 regions where distinct spike unit patterns underlying SWRs were observed (Figure 4). This decision was based on the fact that SWR is time-locked to the synchronous spike bursts of interneurons and pyramidal neurons (Buzsáki, 1989; Quyen et al., 2008; Royer et al., 2012; Hajos et al., 2013), possibly</w:t>
      </w:r>
      <w:r w:rsidRPr="00304D94">
        <w:rPr>
          <w:rFonts w:ascii="Times New Roman" w:eastAsia="Yu Mincho" w:hAnsi="Times New Roman" w:cs="Times New Roman"/>
          <w:sz w:val="24"/>
          <w:szCs w:val="24"/>
        </w:rPr>
        <w:t xml:space="preserve"> ~</w:t>
      </w:r>
      <w:r w:rsidRPr="00304D94">
        <w:rPr>
          <w:rFonts w:ascii="Times New Roman" w:hAnsi="Times New Roman" w:cs="Times New Roman"/>
          <w:sz w:val="24"/>
          <w:szCs w:val="24"/>
        </w:rPr>
        <w:t xml:space="preserve">50 </w:t>
      </w:r>
      <w:r w:rsidRPr="00304D94">
        <w:rPr>
          <w:rFonts w:ascii="Symbol" w:hAnsi="Symbol" w:cs="Times New Roman"/>
          <w:sz w:val="24"/>
          <w:szCs w:val="24"/>
        </w:rPr>
        <w:sym w:font="Symbol" w:char="F06D"/>
      </w:r>
      <w:r w:rsidRPr="00304D94">
        <w:rPr>
          <w:rFonts w:ascii="Times New Roman" w:hAnsi="Times New Roman" w:cs="Times New Roman" w:hint="eastAsia"/>
          <w:sz w:val="24"/>
          <w:szCs w:val="24"/>
        </w:rPr>
        <w:t>m</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from</w:t>
      </w:r>
      <w:r w:rsidR="00C76824" w:rsidRPr="00304D94">
        <w:rPr>
          <w:rFonts w:ascii="Times New Roman" w:hAnsi="Times New Roman" w:cs="Times New Roman"/>
          <w:sz w:val="24"/>
          <w:szCs w:val="24"/>
        </w:rPr>
        <w:t xml:space="preserve"> the recording electrode (Schomburg et al., 2012). In fact, in our analysis, the SWR incidence increased at 0–400 ms from the probe starting time (Figure 4D), which is consistent with previous reports that hippocampal </w:t>
      </w:r>
      <w:r w:rsidRPr="00304D94">
        <w:rPr>
          <w:rFonts w:ascii="Times New Roman" w:eastAsia="Yu Mincho" w:hAnsi="Times New Roman" w:cs="Times New Roman"/>
          <w:sz w:val="24"/>
          <w:szCs w:val="24"/>
        </w:rPr>
        <w:t>SWR</w:t>
      </w:r>
      <w:r w:rsidR="00C76824" w:rsidRPr="00304D94">
        <w:rPr>
          <w:rFonts w:ascii="Times New Roman" w:hAnsi="Times New Roman" w:cs="Times New Roman"/>
          <w:sz w:val="24"/>
          <w:szCs w:val="24"/>
        </w:rPr>
        <w:t xml:space="preserve"> occurrence </w:t>
      </w:r>
      <w:r w:rsidRPr="00304D94">
        <w:rPr>
          <w:rFonts w:ascii="Times New Roman" w:eastAsia="Yu Mincho" w:hAnsi="Times New Roman" w:cs="Times New Roman"/>
          <w:sz w:val="24"/>
          <w:szCs w:val="24"/>
        </w:rPr>
        <w:t>increases</w:t>
      </w:r>
      <w:r w:rsidR="00C76824" w:rsidRPr="00304D94">
        <w:rPr>
          <w:rFonts w:ascii="Times New Roman" w:hAnsi="Times New Roman" w:cs="Times New Roman"/>
          <w:sz w:val="24"/>
          <w:szCs w:val="24"/>
        </w:rPr>
        <w:t xml:space="preserve"> before spontaneous verbal recall (Norman et al., 2019; Norman et al., 2021). The log-normal distribution of SWR duration and ripple band peak amplitude (Figure 4C &amp; E) further supports the validity of the detection of physiological SWRs in this study (Liu et al., 2022). Therefore, we would have precisely captured a subclass of SWRs. One limitation is that because of the selection of channels, the increase in trajectory distance from </w:t>
      </w:r>
      <w:r w:rsidR="00C76824" w:rsidRPr="007065AB">
        <w:rPr>
          <w:rFonts w:ascii="Times New Roman" w:hAnsi="Times New Roman" w:cs="Times New Roman"/>
          <w:sz w:val="24"/>
          <w:szCs w:val="24"/>
        </w:rPr>
        <w:t xml:space="preserve">O </w:t>
      </w:r>
      <w:r w:rsidR="00E20861" w:rsidRPr="007065AB">
        <w:rPr>
          <w:rFonts w:ascii="Times New Roman" w:hAnsi="Times New Roman" w:cs="Times New Roman"/>
          <w:sz w:val="24"/>
          <w:szCs w:val="24"/>
        </w:rPr>
        <w:t>during</w:t>
      </w:r>
      <w:r w:rsidR="00E20861" w:rsidRPr="00304D94">
        <w:rPr>
          <w:rFonts w:ascii="Times New Roman" w:hAnsi="Times New Roman" w:cs="Times New Roman"/>
          <w:sz w:val="24"/>
          <w:szCs w:val="24"/>
        </w:rPr>
        <w:t xml:space="preserve"> SWR (Figure 5) would be biased to be greater, although it is not a critical problem in this st</w:t>
      </w:r>
      <w:r w:rsidR="00E20861" w:rsidRPr="00102B5D">
        <w:rPr>
          <w:rFonts w:ascii="Times New Roman" w:hAnsi="Times New Roman" w:cs="Times New Roman"/>
          <w:sz w:val="24"/>
          <w:szCs w:val="24"/>
        </w:rPr>
        <w:t xml:space="preserve">udy. </w:t>
      </w:r>
      <w:r w:rsidR="006D031D">
        <w:rPr>
          <w:rFonts w:ascii="Times New Roman" w:hAnsi="Times New Roman" w:cs="Times New Roman"/>
          <w:sz w:val="24"/>
          <w:szCs w:val="24"/>
        </w:rPr>
        <w:t>In short</w:t>
      </w:r>
      <w:r w:rsidR="00E20861" w:rsidRPr="00102B5D">
        <w:rPr>
          <w:rFonts w:ascii="Times New Roman" w:hAnsi="Times New Roman" w:cs="Times New Roman"/>
          <w:sz w:val="24"/>
          <w:szCs w:val="24"/>
        </w:rPr>
        <w:t>, we were</w:t>
      </w:r>
      <w:r w:rsidR="00E20861" w:rsidRPr="00304D94">
        <w:rPr>
          <w:rFonts w:ascii="Times New Roman" w:hAnsi="Times New Roman" w:cs="Times New Roman"/>
          <w:sz w:val="24"/>
          <w:szCs w:val="24"/>
        </w:rPr>
        <w:t xml:space="preserve"> able to </w:t>
      </w:r>
      <w:r w:rsidR="006D031D">
        <w:rPr>
          <w:rFonts w:ascii="Times New Roman" w:hAnsi="Times New Roman" w:cs="Times New Roman"/>
          <w:sz w:val="24"/>
          <w:szCs w:val="24"/>
        </w:rPr>
        <w:t>verify</w:t>
      </w:r>
      <w:r w:rsidR="006D031D" w:rsidRPr="00304D94">
        <w:rPr>
          <w:rFonts w:ascii="Times New Roman" w:hAnsi="Times New Roman" w:cs="Times New Roman"/>
          <w:sz w:val="24"/>
          <w:szCs w:val="24"/>
        </w:rPr>
        <w:t xml:space="preserve"> </w:t>
      </w:r>
      <w:r w:rsidR="00E20861" w:rsidRPr="00304D94">
        <w:rPr>
          <w:rFonts w:ascii="Times New Roman" w:hAnsi="Times New Roman" w:cs="Times New Roman"/>
          <w:sz w:val="24"/>
          <w:szCs w:val="24"/>
        </w:rPr>
        <w:t>the selection of putative CA1 channels and determined SWRs, as well as the calculation of trajectory by G</w:t>
      </w:r>
      <w:r w:rsidR="00DF05F6">
        <w:rPr>
          <w:rFonts w:ascii="Times New Roman" w:hAnsi="Times New Roman" w:cs="Times New Roman"/>
          <w:sz w:val="24"/>
          <w:szCs w:val="24"/>
        </w:rPr>
        <w:t>PFA</w:t>
      </w:r>
      <w:r w:rsidR="00CF25E6" w:rsidRPr="00304D94">
        <w:rPr>
          <w:rFonts w:ascii="Times New Roman" w:hAnsi="Times New Roman" w:cs="Times New Roman"/>
          <w:sz w:val="24"/>
          <w:szCs w:val="24"/>
        </w:rPr>
        <w:t>.</w:t>
      </w:r>
    </w:p>
    <w:p w14:paraId="634316CF" w14:textId="2DF9C435" w:rsidR="00E604DD" w:rsidRPr="00304D94" w:rsidRDefault="00EE226C" w:rsidP="00E604DD">
      <w:pPr>
        <w:spacing w:line="360" w:lineRule="auto"/>
        <w:ind w:firstLine="840"/>
        <w:contextualSpacing/>
        <w:jc w:val="left"/>
        <w:rPr>
          <w:rFonts w:ascii="Times New Roman" w:hAnsi="Times New Roman" w:cs="Times New Roman"/>
          <w:sz w:val="24"/>
          <w:szCs w:val="24"/>
        </w:rPr>
      </w:pPr>
      <w:r w:rsidRPr="00304D94">
        <w:rPr>
          <w:rFonts w:ascii="Times New Roman" w:hAnsi="Times New Roman"/>
          <w:sz w:val="24"/>
        </w:rPr>
        <w:t xml:space="preserve">Interestingly, the trajectory </w:t>
      </w:r>
      <w:r w:rsidR="009C39F2">
        <w:rPr>
          <w:rFonts w:ascii="Times New Roman" w:hAnsi="Times New Roman"/>
          <w:sz w:val="24"/>
        </w:rPr>
        <w:t xml:space="preserve">direction </w:t>
      </w:r>
      <w:r w:rsidRPr="00304D94">
        <w:rPr>
          <w:rFonts w:ascii="Times New Roman" w:hAnsi="Times New Roman"/>
          <w:sz w:val="24"/>
        </w:rPr>
        <w:t xml:space="preserve">during SWR was distributed differently according to the phases (= encoding and retrieval phases) and task types (= Match IN or Mismatch OUT task) </w:t>
      </w:r>
      <w:r w:rsidR="00F06C05">
        <w:rPr>
          <w:rFonts w:ascii="Times New Roman" w:hAnsi="Times New Roman"/>
          <w:sz w:val="24"/>
        </w:rPr>
        <w:t xml:space="preserve">of the WM task </w:t>
      </w:r>
      <w:r w:rsidRPr="00304D94">
        <w:rPr>
          <w:rFonts w:ascii="Times New Roman" w:hAnsi="Times New Roman"/>
          <w:sz w:val="24"/>
        </w:rPr>
        <w:t xml:space="preserve">(Figure 6). For example, the directions of </w:t>
      </w:r>
      <w:r w:rsidRPr="00304D94">
        <w:rPr>
          <w:rFonts w:ascii="Times New Roman" w:hAnsi="Times New Roman" w:cs="Times New Roman"/>
          <w:color w:val="000000" w:themeColor="text1"/>
          <w:sz w:val="24"/>
          <w:szCs w:val="24"/>
        </w:rPr>
        <w:t>eSWR</w:t>
      </w:r>
      <w:r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xml:space="preserve"> and rSWR</w:t>
      </w:r>
      <w:r w:rsidRPr="00304D94">
        <w:rPr>
          <w:rFonts w:ascii="Times New Roman" w:hAnsi="Times New Roman" w:cs="Times New Roman"/>
          <w:sz w:val="24"/>
          <w:szCs w:val="24"/>
          <w:vertAlign w:val="superscript"/>
        </w:rPr>
        <w:t>+</w:t>
      </w:r>
      <w:r w:rsidR="00DE34CB" w:rsidRPr="00304D94">
        <w:rPr>
          <w:rFonts w:ascii="Times New Roman" w:hAnsi="Times New Roman" w:cs="Times New Roman"/>
          <w:sz w:val="24"/>
          <w:szCs w:val="24"/>
        </w:rPr>
        <w:t xml:space="preserve"> were not similar in the Mismatch OUT task but in the Match IN task. This result is </w:t>
      </w:r>
      <w:r w:rsidR="004E74FA">
        <w:rPr>
          <w:rFonts w:ascii="Times New Roman" w:hAnsi="Times New Roman" w:cs="Times New Roman"/>
          <w:sz w:val="24"/>
          <w:szCs w:val="24"/>
        </w:rPr>
        <w:t>reasonable</w:t>
      </w:r>
      <w:r w:rsidR="004E74FA"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because all letters should be recalled in the Mismatch OUT task</w:t>
      </w:r>
      <w:r w:rsidRPr="00304D94">
        <w:rPr>
          <w:rFonts w:ascii="Times New Roman" w:eastAsia="Yu Mincho" w:hAnsi="Times New Roman" w:cs="Times New Roman"/>
          <w:sz w:val="24"/>
          <w:szCs w:val="24"/>
        </w:rPr>
        <w:t>,</w:t>
      </w:r>
      <w:r w:rsidR="00DE34CB" w:rsidRPr="00304D94">
        <w:rPr>
          <w:rFonts w:ascii="Times New Roman" w:hAnsi="Times New Roman" w:cs="Times New Roman"/>
          <w:sz w:val="24"/>
          <w:szCs w:val="24"/>
        </w:rPr>
        <w:t xml:space="preserve"> while only a part of the letters was enough to be recalled in the Match IN task. </w:t>
      </w:r>
      <w:r w:rsidRPr="00304D94">
        <w:rPr>
          <w:rFonts w:ascii="Times New Roman" w:eastAsia="Yu Mincho" w:hAnsi="Times New Roman" w:cs="Times New Roman"/>
          <w:sz w:val="24"/>
          <w:szCs w:val="24"/>
        </w:rPr>
        <w:t>Furthermore</w:t>
      </w:r>
      <w:r w:rsidR="00DE34CB" w:rsidRPr="00304D94">
        <w:rPr>
          <w:rFonts w:ascii="Times New Roman" w:hAnsi="Times New Roman" w:cs="Times New Roman"/>
          <w:sz w:val="24"/>
          <w:szCs w:val="24"/>
        </w:rPr>
        <w:t xml:space="preserve">, in the Mismatch OUT task, the probe letter was not included in the letters in the encoding phase. Thus, it </w:t>
      </w:r>
      <w:r w:rsidR="000B41EB">
        <w:rPr>
          <w:rFonts w:ascii="Times New Roman" w:hAnsi="Times New Roman" w:cs="Times New Roman"/>
          <w:sz w:val="24"/>
          <w:szCs w:val="24"/>
        </w:rPr>
        <w:t>might be</w:t>
      </w:r>
      <w:r w:rsidR="000B41EB"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 xml:space="preserve">suggested that the role of SWR in the WM task was </w:t>
      </w:r>
      <w:r w:rsidR="0091095C">
        <w:rPr>
          <w:rFonts w:ascii="Times New Roman" w:hAnsi="Times New Roman" w:cs="Times New Roman"/>
          <w:sz w:val="24"/>
          <w:szCs w:val="24"/>
        </w:rPr>
        <w:t>e</w:t>
      </w:r>
      <w:r w:rsidR="00B22785">
        <w:rPr>
          <w:rFonts w:ascii="Times New Roman" w:hAnsi="Times New Roman" w:cs="Times New Roman"/>
          <w:sz w:val="24"/>
          <w:szCs w:val="24"/>
        </w:rPr>
        <w:t>xpressed</w:t>
      </w:r>
      <w:r w:rsidR="004E74FA"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as</w:t>
      </w:r>
      <w:r w:rsidRPr="00304D94">
        <w:rPr>
          <w:rFonts w:ascii="Times New Roman" w:eastAsia="Yu Mincho" w:hAnsi="Times New Roman" w:cs="Times New Roman"/>
          <w:sz w:val="24"/>
          <w:szCs w:val="24"/>
        </w:rPr>
        <w:t xml:space="preserve"> their</w:t>
      </w:r>
      <w:r w:rsidR="00DE34CB" w:rsidRPr="00304D94">
        <w:rPr>
          <w:rFonts w:ascii="Times New Roman" w:hAnsi="Times New Roman" w:cs="Times New Roman"/>
          <w:sz w:val="24"/>
          <w:szCs w:val="24"/>
        </w:rPr>
        <w:t xml:space="preserve"> directions</w:t>
      </w:r>
      <w:r w:rsidR="004E74FA">
        <w:rPr>
          <w:rFonts w:ascii="Times New Roman" w:hAnsi="Times New Roman" w:cs="Times New Roman"/>
          <w:sz w:val="24"/>
          <w:szCs w:val="24"/>
        </w:rPr>
        <w:t xml:space="preserve"> in the low-dimensional spaces</w:t>
      </w:r>
      <w:r w:rsidR="00DE34CB" w:rsidRPr="00304D94">
        <w:rPr>
          <w:rFonts w:ascii="Times New Roman" w:hAnsi="Times New Roman" w:cs="Times New Roman"/>
          <w:sz w:val="24"/>
          <w:szCs w:val="24"/>
        </w:rPr>
        <w:t>.</w:t>
      </w:r>
    </w:p>
    <w:p w14:paraId="4096A26A" w14:textId="7C7D272D" w:rsidR="00240347" w:rsidRPr="00304D94" w:rsidRDefault="000C1B26" w:rsidP="00E604DD">
      <w:pPr>
        <w:spacing w:line="360" w:lineRule="auto"/>
        <w:ind w:firstLine="840"/>
        <w:contextualSpacing/>
        <w:jc w:val="left"/>
        <w:rPr>
          <w:rFonts w:ascii="Times New Roman" w:hAnsi="Times New Roman" w:cs="Times New Roman"/>
          <w:sz w:val="24"/>
          <w:szCs w:val="24"/>
        </w:rPr>
      </w:pPr>
      <w:r>
        <w:rPr>
          <w:rFonts w:ascii="Times New Roman" w:hAnsi="Times New Roman"/>
          <w:sz w:val="24"/>
        </w:rPr>
        <w:t>Last</w:t>
      </w:r>
      <w:r w:rsidR="00AA719B" w:rsidRPr="00304D94">
        <w:rPr>
          <w:rFonts w:ascii="Times New Roman" w:hAnsi="Times New Roman"/>
          <w:sz w:val="24"/>
        </w:rPr>
        <w:t xml:space="preserve">, the directions of the trajectory </w:t>
      </w:r>
      <w:r w:rsidR="009C39F2">
        <w:rPr>
          <w:rFonts w:ascii="Times New Roman" w:hAnsi="Times New Roman"/>
          <w:sz w:val="24"/>
        </w:rPr>
        <w:t xml:space="preserve">in the retrieval phase </w:t>
      </w:r>
      <w:r w:rsidR="00B92BF2">
        <w:rPr>
          <w:rFonts w:ascii="Times New Roman" w:hAnsi="Times New Roman"/>
          <w:sz w:val="24"/>
        </w:rPr>
        <w:t>oscillated</w:t>
      </w:r>
      <w:r w:rsidR="00BE71D6">
        <w:rPr>
          <w:rFonts w:ascii="Times New Roman" w:hAnsi="Times New Roman"/>
          <w:sz w:val="24"/>
        </w:rPr>
        <w:t xml:space="preserve"> between</w:t>
      </w:r>
      <w:r w:rsidR="00AA719B" w:rsidRPr="00304D94">
        <w:rPr>
          <w:rFonts w:ascii="Times New Roman" w:hAnsi="Times New Roman"/>
          <w:sz w:val="24"/>
        </w:rPr>
        <w:t xml:space="preserve"> the encoding and retrieval states (Figure 7C &amp; D)</w:t>
      </w:r>
      <w:r w:rsidR="000116F9">
        <w:rPr>
          <w:rFonts w:ascii="Times New Roman" w:hAnsi="Times New Roman"/>
          <w:sz w:val="24"/>
        </w:rPr>
        <w:t xml:space="preserve">, and </w:t>
      </w:r>
      <w:r w:rsidR="00B92BF2">
        <w:rPr>
          <w:rFonts w:ascii="Times New Roman" w:hAnsi="Times New Roman"/>
          <w:sz w:val="24"/>
        </w:rPr>
        <w:t xml:space="preserve">the balance of </w:t>
      </w:r>
      <w:r w:rsidR="008F0660">
        <w:rPr>
          <w:rFonts w:ascii="Times New Roman" w:hAnsi="Times New Roman"/>
          <w:sz w:val="24"/>
        </w:rPr>
        <w:t>such</w:t>
      </w:r>
      <w:r w:rsidR="00793CFE">
        <w:rPr>
          <w:rFonts w:ascii="Times New Roman" w:hAnsi="Times New Roman"/>
          <w:sz w:val="24"/>
        </w:rPr>
        <w:t xml:space="preserve"> fluctuation was </w:t>
      </w:r>
      <w:r w:rsidR="00B92BF2">
        <w:rPr>
          <w:rFonts w:ascii="Times New Roman" w:hAnsi="Times New Roman"/>
          <w:sz w:val="24"/>
        </w:rPr>
        <w:t>shifted</w:t>
      </w:r>
      <w:r w:rsidR="00793CFE">
        <w:rPr>
          <w:rFonts w:ascii="Times New Roman" w:hAnsi="Times New Roman"/>
          <w:sz w:val="24"/>
        </w:rPr>
        <w:t xml:space="preserve"> to </w:t>
      </w:r>
      <w:r w:rsidR="00793CFE">
        <w:rPr>
          <w:rFonts w:ascii="Times New Roman" w:hAnsi="Times New Roman"/>
          <w:sz w:val="24"/>
        </w:rPr>
        <w:lastRenderedPageBreak/>
        <w:t>the retrieval state during SWR</w:t>
      </w:r>
      <w:r w:rsidR="00AA719B" w:rsidRPr="00304D94">
        <w:rPr>
          <w:rFonts w:ascii="Times New Roman" w:hAnsi="Times New Roman"/>
          <w:sz w:val="24"/>
        </w:rPr>
        <w:t xml:space="preserve"> (Figure 7 E &amp; F). </w:t>
      </w:r>
      <w:r w:rsidR="00B92BF2">
        <w:rPr>
          <w:rFonts w:ascii="Times New Roman" w:hAnsi="Times New Roman"/>
          <w:sz w:val="24"/>
        </w:rPr>
        <w:t xml:space="preserve">These results are reasonable </w:t>
      </w:r>
      <w:r w:rsidR="006F4E5D">
        <w:rPr>
          <w:rFonts w:ascii="Times New Roman" w:hAnsi="Times New Roman"/>
          <w:sz w:val="24"/>
        </w:rPr>
        <w:t xml:space="preserve">from the engram cell theory (Liu et al., 2012) </w:t>
      </w:r>
      <w:r w:rsidR="00B92BF2">
        <w:rPr>
          <w:rFonts w:ascii="Times New Roman" w:hAnsi="Times New Roman"/>
          <w:sz w:val="24"/>
        </w:rPr>
        <w:t>because both the Match IN and Mismatch OUT tasks required subjects to recall the letters in the encoded phase, but the probe letter</w:t>
      </w:r>
      <w:r w:rsidR="000B7D26">
        <w:rPr>
          <w:rFonts w:ascii="Times New Roman" w:hAnsi="Times New Roman"/>
          <w:sz w:val="24"/>
        </w:rPr>
        <w:t xml:space="preserve"> first</w:t>
      </w:r>
      <w:r w:rsidR="00B92BF2">
        <w:rPr>
          <w:rFonts w:ascii="Times New Roman" w:hAnsi="Times New Roman"/>
          <w:sz w:val="24"/>
        </w:rPr>
        <w:t xml:space="preserve"> </w:t>
      </w:r>
      <w:r w:rsidR="004B512F">
        <w:rPr>
          <w:rFonts w:ascii="Times New Roman" w:hAnsi="Times New Roman"/>
          <w:sz w:val="24"/>
        </w:rPr>
        <w:t>appeared</w:t>
      </w:r>
      <w:r w:rsidR="00B92BF2">
        <w:rPr>
          <w:rFonts w:ascii="Times New Roman" w:hAnsi="Times New Roman"/>
          <w:sz w:val="24"/>
        </w:rPr>
        <w:t xml:space="preserve"> </w:t>
      </w:r>
      <w:r w:rsidR="004B512F">
        <w:rPr>
          <w:rFonts w:ascii="Times New Roman" w:hAnsi="Times New Roman"/>
          <w:sz w:val="24"/>
        </w:rPr>
        <w:t>during the retrieval phase in the Mismatch OUT task</w:t>
      </w:r>
      <w:r w:rsidR="00B92BF2">
        <w:rPr>
          <w:rFonts w:ascii="Times New Roman" w:hAnsi="Times New Roman"/>
          <w:sz w:val="24"/>
        </w:rPr>
        <w:t>. In addition</w:t>
      </w:r>
      <w:r w:rsidR="00B2462F">
        <w:rPr>
          <w:rFonts w:ascii="Times New Roman" w:hAnsi="Times New Roman"/>
          <w:sz w:val="24"/>
        </w:rPr>
        <w:t xml:space="preserve">, </w:t>
      </w:r>
      <w:r w:rsidR="00B904F3">
        <w:rPr>
          <w:rFonts w:ascii="Times New Roman" w:hAnsi="Times New Roman"/>
          <w:sz w:val="24"/>
        </w:rPr>
        <w:t xml:space="preserve">again, </w:t>
      </w:r>
      <w:r w:rsidR="00B2462F">
        <w:rPr>
          <w:rFonts w:ascii="Times New Roman" w:hAnsi="Times New Roman"/>
          <w:sz w:val="24"/>
        </w:rPr>
        <w:t>t</w:t>
      </w:r>
      <w:r w:rsidR="00793CFE">
        <w:rPr>
          <w:rFonts w:ascii="Times New Roman" w:hAnsi="Times New Roman"/>
          <w:sz w:val="24"/>
        </w:rPr>
        <w:t>hese</w:t>
      </w:r>
      <w:r w:rsidR="00AA719B" w:rsidRPr="00304D94">
        <w:rPr>
          <w:rFonts w:ascii="Times New Roman" w:hAnsi="Times New Roman"/>
          <w:sz w:val="24"/>
        </w:rPr>
        <w:t xml:space="preserve"> result</w:t>
      </w:r>
      <w:r w:rsidR="00793CFE">
        <w:rPr>
          <w:rFonts w:ascii="Times New Roman" w:hAnsi="Times New Roman"/>
          <w:sz w:val="24"/>
        </w:rPr>
        <w:t>s</w:t>
      </w:r>
      <w:r w:rsidR="00AA719B" w:rsidRPr="00304D94">
        <w:rPr>
          <w:rFonts w:ascii="Times New Roman" w:hAnsi="Times New Roman"/>
          <w:sz w:val="24"/>
        </w:rPr>
        <w:t xml:space="preserve"> </w:t>
      </w:r>
      <w:r w:rsidR="00793CFE">
        <w:rPr>
          <w:rFonts w:ascii="Times New Roman" w:hAnsi="Times New Roman"/>
          <w:sz w:val="24"/>
        </w:rPr>
        <w:t>are</w:t>
      </w:r>
      <w:r w:rsidR="00AA719B" w:rsidRPr="00304D94">
        <w:rPr>
          <w:rFonts w:ascii="Times New Roman" w:hAnsi="Times New Roman"/>
          <w:sz w:val="24"/>
        </w:rPr>
        <w:t xml:space="preserve"> </w:t>
      </w:r>
      <w:r w:rsidR="00793CFE">
        <w:rPr>
          <w:rFonts w:ascii="Times New Roman" w:hAnsi="Times New Roman"/>
          <w:sz w:val="24"/>
        </w:rPr>
        <w:t>partially consistent with</w:t>
      </w:r>
      <w:r w:rsidR="00AA719B" w:rsidRPr="00304D94">
        <w:rPr>
          <w:rFonts w:ascii="Times New Roman" w:hAnsi="Times New Roman"/>
          <w:sz w:val="24"/>
        </w:rPr>
        <w:t xml:space="preserve"> previous reports </w:t>
      </w:r>
      <w:r w:rsidR="004D21F3">
        <w:rPr>
          <w:rFonts w:ascii="Times New Roman" w:hAnsi="Times New Roman"/>
          <w:sz w:val="24"/>
        </w:rPr>
        <w:t xml:space="preserve">that suggest the role of </w:t>
      </w:r>
      <w:r w:rsidR="00AA719B" w:rsidRPr="00304D94">
        <w:rPr>
          <w:rFonts w:ascii="Times New Roman" w:hAnsi="Times New Roman"/>
          <w:sz w:val="24"/>
        </w:rPr>
        <w:t xml:space="preserve">SWR </w:t>
      </w:r>
      <w:r w:rsidR="004D21F3">
        <w:rPr>
          <w:rFonts w:ascii="Times New Roman" w:hAnsi="Times New Roman"/>
          <w:sz w:val="24"/>
        </w:rPr>
        <w:t>in memory recall</w:t>
      </w:r>
      <w:r w:rsidR="00AA719B" w:rsidRPr="00304D94">
        <w:rPr>
          <w:rFonts w:ascii="Times New Roman" w:hAnsi="Times New Roman"/>
          <w:sz w:val="24"/>
        </w:rPr>
        <w:t xml:space="preserve"> (Norman et al., 2019; Norman et al., 2021).</w:t>
      </w:r>
      <w:r w:rsidR="00793CFE">
        <w:rPr>
          <w:rFonts w:ascii="Times New Roman" w:hAnsi="Times New Roman"/>
          <w:sz w:val="24"/>
        </w:rPr>
        <w:t xml:space="preserve"> </w:t>
      </w:r>
      <w:r w:rsidR="0052290C">
        <w:rPr>
          <w:rFonts w:ascii="Times New Roman" w:hAnsi="Times New Roman"/>
          <w:sz w:val="24"/>
        </w:rPr>
        <w:t>Therefore</w:t>
      </w:r>
      <w:r w:rsidR="001339B8">
        <w:rPr>
          <w:rFonts w:ascii="Times New Roman" w:hAnsi="Times New Roman"/>
          <w:sz w:val="24"/>
        </w:rPr>
        <w:t xml:space="preserve">, </w:t>
      </w:r>
      <w:r w:rsidR="0052290C">
        <w:rPr>
          <w:rFonts w:ascii="Times New Roman" w:hAnsi="Times New Roman"/>
          <w:sz w:val="24"/>
        </w:rPr>
        <w:t xml:space="preserve">our results </w:t>
      </w:r>
      <w:r w:rsidR="00133B47">
        <w:rPr>
          <w:rFonts w:ascii="Times New Roman" w:hAnsi="Times New Roman"/>
          <w:sz w:val="24"/>
        </w:rPr>
        <w:t>provide</w:t>
      </w:r>
      <w:r w:rsidR="00793CFE">
        <w:rPr>
          <w:rFonts w:ascii="Times New Roman" w:hAnsi="Times New Roman"/>
          <w:sz w:val="24"/>
        </w:rPr>
        <w:t xml:space="preserve"> </w:t>
      </w:r>
      <w:r w:rsidR="0052290C">
        <w:rPr>
          <w:rFonts w:ascii="Times New Roman" w:hAnsi="Times New Roman"/>
          <w:sz w:val="24"/>
        </w:rPr>
        <w:t xml:space="preserve">a </w:t>
      </w:r>
      <w:r w:rsidR="00793CFE">
        <w:rPr>
          <w:rFonts w:ascii="Times New Roman" w:hAnsi="Times New Roman"/>
          <w:sz w:val="24"/>
        </w:rPr>
        <w:t xml:space="preserve">new </w:t>
      </w:r>
      <w:r w:rsidR="0052290C">
        <w:rPr>
          <w:rFonts w:ascii="Times New Roman" w:hAnsi="Times New Roman"/>
          <w:sz w:val="24"/>
        </w:rPr>
        <w:t xml:space="preserve">aspect of </w:t>
      </w:r>
      <w:r w:rsidR="00793CFE">
        <w:rPr>
          <w:rFonts w:ascii="Times New Roman" w:hAnsi="Times New Roman"/>
          <w:sz w:val="24"/>
        </w:rPr>
        <w:t>the hippocamp</w:t>
      </w:r>
      <w:r w:rsidR="00133B47">
        <w:rPr>
          <w:rFonts w:ascii="Times New Roman" w:hAnsi="Times New Roman"/>
          <w:sz w:val="24"/>
        </w:rPr>
        <w:t>al representations</w:t>
      </w:r>
      <w:r w:rsidR="00793CFE">
        <w:rPr>
          <w:rFonts w:ascii="Times New Roman" w:hAnsi="Times New Roman"/>
          <w:sz w:val="24"/>
        </w:rPr>
        <w:t xml:space="preserve"> during </w:t>
      </w:r>
      <w:r w:rsidR="0052290C">
        <w:rPr>
          <w:rFonts w:ascii="Times New Roman" w:hAnsi="Times New Roman"/>
          <w:sz w:val="24"/>
        </w:rPr>
        <w:t>retrieval</w:t>
      </w:r>
      <w:r w:rsidR="00793CFE">
        <w:rPr>
          <w:rFonts w:ascii="Times New Roman" w:hAnsi="Times New Roman"/>
          <w:sz w:val="24"/>
        </w:rPr>
        <w:t xml:space="preserve"> periods</w:t>
      </w:r>
      <w:r w:rsidR="0052290C">
        <w:rPr>
          <w:rFonts w:ascii="Times New Roman" w:hAnsi="Times New Roman"/>
          <w:sz w:val="24"/>
        </w:rPr>
        <w:t>, the neural fluctuation between the encoding and retrieval phases, and suggest the role of SWR in the retrieval phase in WM tasks</w:t>
      </w:r>
      <w:r w:rsidR="00793CFE">
        <w:rPr>
          <w:rFonts w:ascii="Times New Roman" w:hAnsi="Times New Roman"/>
          <w:sz w:val="24"/>
        </w:rPr>
        <w:t>.</w:t>
      </w:r>
    </w:p>
    <w:p w14:paraId="0CBCE32B" w14:textId="5166FAC6" w:rsidR="00CB5AB8" w:rsidRDefault="005D2EEE" w:rsidP="008D0B53">
      <w:pPr>
        <w:spacing w:line="360" w:lineRule="auto"/>
        <w:ind w:firstLine="840"/>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In conclusion, this study </w:t>
      </w:r>
      <w:r w:rsidR="00BE3C39">
        <w:rPr>
          <w:rFonts w:ascii="Times New Roman" w:hAnsi="Times New Roman" w:cs="Times New Roman"/>
          <w:sz w:val="24"/>
          <w:szCs w:val="24"/>
        </w:rPr>
        <w:t>demonstrated the</w:t>
      </w:r>
      <w:r w:rsidRPr="00304D94">
        <w:rPr>
          <w:rFonts w:ascii="Times New Roman" w:hAnsi="Times New Roman" w:cs="Times New Roman"/>
          <w:sz w:val="24"/>
          <w:szCs w:val="24"/>
        </w:rPr>
        <w:t xml:space="preserve"> involvement </w:t>
      </w:r>
      <w:r w:rsidR="004279B1">
        <w:rPr>
          <w:rFonts w:ascii="Times New Roman" w:hAnsi="Times New Roman" w:cs="Times New Roman"/>
          <w:sz w:val="24"/>
          <w:szCs w:val="24"/>
        </w:rPr>
        <w:t xml:space="preserve">of the hippocampus </w:t>
      </w:r>
      <w:r w:rsidRPr="00304D94">
        <w:rPr>
          <w:rFonts w:ascii="Times New Roman" w:hAnsi="Times New Roman" w:cs="Times New Roman"/>
          <w:sz w:val="24"/>
          <w:szCs w:val="24"/>
        </w:rPr>
        <w:t xml:space="preserve">in a WM task. </w:t>
      </w:r>
      <w:r w:rsidR="00EC1281">
        <w:rPr>
          <w:rFonts w:ascii="Times New Roman" w:hAnsi="Times New Roman" w:cs="Times New Roman"/>
          <w:sz w:val="24"/>
          <w:szCs w:val="24"/>
        </w:rPr>
        <w:t>We</w:t>
      </w:r>
      <w:r w:rsidR="00DE169D" w:rsidRPr="00DE169D">
        <w:rPr>
          <w:rFonts w:ascii="Times New Roman" w:hAnsi="Times New Roman" w:cs="Times New Roman"/>
          <w:sz w:val="24"/>
          <w:szCs w:val="24"/>
        </w:rPr>
        <w:t xml:space="preserve"> showed that </w:t>
      </w:r>
      <w:r w:rsidR="0087738A">
        <w:rPr>
          <w:rFonts w:ascii="Times New Roman" w:hAnsi="Times New Roman" w:cs="Times New Roman"/>
          <w:sz w:val="24"/>
          <w:szCs w:val="24"/>
        </w:rPr>
        <w:t xml:space="preserve">hippocampal neural representations </w:t>
      </w:r>
      <w:r w:rsidR="008D0B53">
        <w:rPr>
          <w:rFonts w:ascii="Times New Roman" w:hAnsi="Times New Roman" w:cs="Times New Roman"/>
          <w:sz w:val="24"/>
          <w:szCs w:val="24"/>
        </w:rPr>
        <w:t>fluctuated</w:t>
      </w:r>
      <w:r w:rsidR="0087738A">
        <w:rPr>
          <w:rFonts w:ascii="Times New Roman" w:hAnsi="Times New Roman" w:cs="Times New Roman"/>
          <w:sz w:val="24"/>
          <w:szCs w:val="24"/>
        </w:rPr>
        <w:t xml:space="preserve"> between the encoding and retrieval states in low-dimensional spaces during a WM task.</w:t>
      </w:r>
      <w:r w:rsidR="008D0B53">
        <w:rPr>
          <w:rFonts w:ascii="Times New Roman" w:hAnsi="Times New Roman" w:cs="Times New Roman"/>
          <w:sz w:val="24"/>
          <w:szCs w:val="24"/>
        </w:rPr>
        <w:t xml:space="preserve"> </w:t>
      </w:r>
      <w:r w:rsidR="00DE169D" w:rsidRPr="00DE169D">
        <w:rPr>
          <w:rFonts w:ascii="Times New Roman" w:hAnsi="Times New Roman" w:cs="Times New Roman"/>
          <w:sz w:val="24"/>
          <w:szCs w:val="24"/>
        </w:rPr>
        <w:t xml:space="preserve">Thus, </w:t>
      </w:r>
      <w:r w:rsidR="002923B8">
        <w:rPr>
          <w:rFonts w:ascii="Times New Roman" w:hAnsi="Times New Roman" w:cs="Times New Roman"/>
          <w:sz w:val="24"/>
          <w:szCs w:val="24"/>
        </w:rPr>
        <w:t>our</w:t>
      </w:r>
      <w:r w:rsidR="00DE169D" w:rsidRPr="00DE169D">
        <w:rPr>
          <w:rFonts w:ascii="Times New Roman" w:hAnsi="Times New Roman" w:cs="Times New Roman"/>
          <w:sz w:val="24"/>
          <w:szCs w:val="24"/>
        </w:rPr>
        <w:t xml:space="preserve"> results </w:t>
      </w:r>
      <w:r w:rsidR="00A3585C">
        <w:rPr>
          <w:rFonts w:ascii="Times New Roman" w:hAnsi="Times New Roman" w:cs="Times New Roman"/>
          <w:sz w:val="24"/>
          <w:szCs w:val="24"/>
        </w:rPr>
        <w:t xml:space="preserve">provide an </w:t>
      </w:r>
      <w:r w:rsidR="00DE169D" w:rsidRPr="00DE169D">
        <w:rPr>
          <w:rFonts w:ascii="Times New Roman" w:hAnsi="Times New Roman" w:cs="Times New Roman"/>
          <w:sz w:val="24"/>
          <w:szCs w:val="24"/>
        </w:rPr>
        <w:t xml:space="preserve">update </w:t>
      </w:r>
      <w:r w:rsidR="00A3585C">
        <w:rPr>
          <w:rFonts w:ascii="Times New Roman" w:hAnsi="Times New Roman" w:cs="Times New Roman"/>
          <w:sz w:val="24"/>
          <w:szCs w:val="24"/>
        </w:rPr>
        <w:t xml:space="preserve">to </w:t>
      </w:r>
      <w:r w:rsidR="00DE169D" w:rsidRPr="00DE169D">
        <w:rPr>
          <w:rFonts w:ascii="Times New Roman" w:hAnsi="Times New Roman" w:cs="Times New Roman"/>
          <w:sz w:val="24"/>
          <w:szCs w:val="24"/>
        </w:rPr>
        <w:t>the two-stage model of memory formation (Marr, 1971; Buzsáki, 1989).</w:t>
      </w:r>
    </w:p>
    <w:p w14:paraId="40BAD081" w14:textId="77777777" w:rsidR="00782275" w:rsidRDefault="00782275" w:rsidP="00782275">
      <w:pPr>
        <w:spacing w:line="360" w:lineRule="auto"/>
        <w:contextualSpacing/>
        <w:jc w:val="left"/>
        <w:rPr>
          <w:rFonts w:ascii="Times New Roman" w:hAnsi="Times New Roman" w:cs="Times New Roman"/>
          <w:sz w:val="24"/>
          <w:szCs w:val="24"/>
        </w:rPr>
      </w:pPr>
    </w:p>
    <w:p w14:paraId="08E5CC88" w14:textId="77777777" w:rsidR="00782275" w:rsidRDefault="00782275" w:rsidP="00782275">
      <w:pPr>
        <w:spacing w:line="360" w:lineRule="auto"/>
        <w:contextualSpacing/>
        <w:jc w:val="left"/>
        <w:rPr>
          <w:rFonts w:ascii="Times New Roman" w:hAnsi="Times New Roman" w:cs="Times New Roman"/>
          <w:sz w:val="24"/>
          <w:szCs w:val="24"/>
        </w:rPr>
      </w:pPr>
    </w:p>
    <w:p w14:paraId="3466DECD" w14:textId="77777777" w:rsidR="00782275" w:rsidRDefault="00782275" w:rsidP="00782275">
      <w:pPr>
        <w:spacing w:line="360" w:lineRule="auto"/>
        <w:contextualSpacing/>
        <w:jc w:val="left"/>
        <w:rPr>
          <w:rFonts w:ascii="Times New Roman" w:hAnsi="Times New Roman" w:cs="Times New Roman"/>
          <w:sz w:val="24"/>
          <w:szCs w:val="24"/>
        </w:rPr>
      </w:pPr>
    </w:p>
    <w:p w14:paraId="44294753" w14:textId="77777777" w:rsidR="00782275" w:rsidRPr="00304D94" w:rsidRDefault="00782275" w:rsidP="00782275">
      <w:pPr>
        <w:pStyle w:val="Heading1"/>
        <w:rPr>
          <w:rFonts w:ascii="Times New Roman" w:hAnsi="Times New Roman" w:cs="Times New Roman"/>
          <w:b/>
          <w:bCs/>
        </w:rPr>
      </w:pPr>
      <w:r w:rsidRPr="00304D94">
        <w:rPr>
          <w:rFonts w:ascii="Times New Roman" w:hAnsi="Times New Roman" w:cs="Times New Roman"/>
          <w:b/>
          <w:bCs/>
        </w:rPr>
        <w:t>References</w:t>
      </w:r>
    </w:p>
    <w:p w14:paraId="7EA222ED" w14:textId="77777777" w:rsidR="00782275" w:rsidRPr="00304D94" w:rsidRDefault="00782275" w:rsidP="00782275">
      <w:pPr>
        <w:widowControl/>
        <w:spacing w:line="480" w:lineRule="auto"/>
        <w:ind w:left="480" w:hanging="480"/>
        <w:jc w:val="left"/>
        <w:rPr>
          <w:rFonts w:ascii="Times New Roman" w:hAnsi="Times New Roman"/>
          <w:sz w:val="24"/>
        </w:rPr>
      </w:pPr>
      <w:r w:rsidRPr="00304D94">
        <w:rPr>
          <w:rFonts w:ascii="Times New Roman" w:hAnsi="Times New Roman"/>
          <w:sz w:val="24"/>
        </w:rPr>
        <w:t xml:space="preserve">Boran, E., Fedele, T., Klaver, P., Hilfiker, P., Stieglitz, L., Grunwald, T., &amp; Sarnthein, J. (2019). Persistent hippocampal neural firing and hippocampal-cortical coupling predict verbal working memory load. </w:t>
      </w:r>
      <w:r w:rsidRPr="00304D94">
        <w:rPr>
          <w:rFonts w:ascii="Times New Roman" w:hAnsi="Times New Roman"/>
          <w:i/>
          <w:sz w:val="24"/>
        </w:rPr>
        <w:t>Science Advances</w:t>
      </w:r>
      <w:r w:rsidRPr="00304D94">
        <w:rPr>
          <w:rFonts w:ascii="Times New Roman" w:hAnsi="Times New Roman"/>
          <w:sz w:val="24"/>
        </w:rPr>
        <w:t xml:space="preserve">, </w:t>
      </w:r>
      <w:r w:rsidRPr="00304D94">
        <w:rPr>
          <w:rFonts w:ascii="Times New Roman" w:hAnsi="Times New Roman"/>
          <w:i/>
          <w:sz w:val="24"/>
        </w:rPr>
        <w:t>5</w:t>
      </w:r>
      <w:r w:rsidRPr="00304D94">
        <w:rPr>
          <w:rFonts w:ascii="Times New Roman" w:hAnsi="Times New Roman"/>
          <w:sz w:val="24"/>
        </w:rPr>
        <w:t xml:space="preserve">(3), eaav3687. </w:t>
      </w:r>
      <w:hyperlink r:id="rId12" w:history="1">
        <w:r w:rsidRPr="00304D94">
          <w:rPr>
            <w:rStyle w:val="Hyperlink"/>
            <w:rFonts w:ascii="Times New Roman" w:hAnsi="Times New Roman"/>
            <w:sz w:val="24"/>
          </w:rPr>
          <w:t>https://doi.org/10.1126/sciadv.aav3687</w:t>
        </w:r>
      </w:hyperlink>
    </w:p>
    <w:p w14:paraId="2D22CDE4"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Boran, E., Fedele, T., Steiner, A., Hilfiker, P., Stieglitz, L., Grunwald, T., &amp; Sarnthein, J. (2020). Dataset of human medial temporal lobe neurons, scalp and intracranial EEG during a verbal </w:t>
      </w:r>
      <w:r w:rsidRPr="00304D94">
        <w:rPr>
          <w:rFonts w:ascii="Times New Roman" w:hAnsi="Times New Roman"/>
          <w:sz w:val="24"/>
        </w:rPr>
        <w:lastRenderedPageBreak/>
        <w:t xml:space="preserve">working memory task. </w:t>
      </w:r>
      <w:r w:rsidRPr="00304D94">
        <w:rPr>
          <w:rFonts w:ascii="Times New Roman" w:hAnsi="Times New Roman"/>
          <w:i/>
          <w:sz w:val="24"/>
        </w:rPr>
        <w:t>Scientific Data</w:t>
      </w:r>
      <w:r w:rsidRPr="00304D94">
        <w:rPr>
          <w:rFonts w:ascii="Times New Roman" w:hAnsi="Times New Roman"/>
          <w:sz w:val="24"/>
        </w:rPr>
        <w:t xml:space="preserve">, </w:t>
      </w:r>
      <w:r w:rsidRPr="00304D94">
        <w:rPr>
          <w:rFonts w:ascii="Times New Roman" w:hAnsi="Times New Roman"/>
          <w:i/>
          <w:sz w:val="24"/>
        </w:rPr>
        <w:t>7</w:t>
      </w:r>
      <w:r w:rsidRPr="00304D94">
        <w:rPr>
          <w:rFonts w:ascii="Times New Roman" w:hAnsi="Times New Roman"/>
          <w:sz w:val="24"/>
        </w:rPr>
        <w:t xml:space="preserve">(1), Article 1. </w:t>
      </w:r>
      <w:hyperlink r:id="rId13" w:history="1">
        <w:r w:rsidRPr="00304D94">
          <w:rPr>
            <w:rStyle w:val="Hyperlink"/>
            <w:rFonts w:ascii="Times New Roman" w:hAnsi="Times New Roman"/>
            <w:sz w:val="24"/>
          </w:rPr>
          <w:t>https://doi.org/10.1038/s41597-020-0364-3</w:t>
        </w:r>
      </w:hyperlink>
    </w:p>
    <w:p w14:paraId="2B417DF8"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Buzsáki, G. (1989). Two-stage model of memory trace formation: A role for “noisy” brain states. </w:t>
      </w:r>
      <w:r w:rsidRPr="00304D94">
        <w:rPr>
          <w:rFonts w:ascii="Times New Roman" w:hAnsi="Times New Roman"/>
          <w:i/>
          <w:sz w:val="24"/>
        </w:rPr>
        <w:t>Neuroscience</w:t>
      </w:r>
      <w:r w:rsidRPr="00304D94">
        <w:rPr>
          <w:rFonts w:ascii="Times New Roman" w:hAnsi="Times New Roman"/>
          <w:sz w:val="24"/>
        </w:rPr>
        <w:t xml:space="preserve">, </w:t>
      </w:r>
      <w:r w:rsidRPr="00304D94">
        <w:rPr>
          <w:rFonts w:ascii="Times New Roman" w:hAnsi="Times New Roman"/>
          <w:i/>
          <w:sz w:val="24"/>
        </w:rPr>
        <w:t>31</w:t>
      </w:r>
      <w:r w:rsidRPr="00304D94">
        <w:rPr>
          <w:rFonts w:ascii="Times New Roman" w:hAnsi="Times New Roman"/>
          <w:sz w:val="24"/>
        </w:rPr>
        <w:t xml:space="preserve">(3), 551–570. </w:t>
      </w:r>
      <w:hyperlink r:id="rId14" w:history="1">
        <w:r w:rsidRPr="00304D94">
          <w:rPr>
            <w:rStyle w:val="Hyperlink"/>
            <w:rFonts w:ascii="Times New Roman" w:hAnsi="Times New Roman"/>
            <w:sz w:val="24"/>
          </w:rPr>
          <w:t>https://doi.org/10.1016/0306-4522(89)90423-5</w:t>
        </w:r>
      </w:hyperlink>
    </w:p>
    <w:p w14:paraId="0A8A5A4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Buzsáki, G. (2015). Hippocampal sharp wave-ripple: A cognitive biomarker for episodic memory and planning. </w:t>
      </w:r>
      <w:r w:rsidRPr="00304D94">
        <w:rPr>
          <w:rFonts w:ascii="Times New Roman" w:hAnsi="Times New Roman"/>
          <w:i/>
          <w:sz w:val="24"/>
        </w:rPr>
        <w:t>Hippocampus</w:t>
      </w:r>
      <w:r w:rsidRPr="00304D94">
        <w:rPr>
          <w:rFonts w:ascii="Times New Roman" w:hAnsi="Times New Roman"/>
          <w:sz w:val="24"/>
        </w:rPr>
        <w:t xml:space="preserve">, </w:t>
      </w:r>
      <w:r w:rsidRPr="00304D94">
        <w:rPr>
          <w:rFonts w:ascii="Times New Roman" w:hAnsi="Times New Roman"/>
          <w:i/>
          <w:sz w:val="24"/>
        </w:rPr>
        <w:t>25</w:t>
      </w:r>
      <w:r w:rsidRPr="00304D94">
        <w:rPr>
          <w:rFonts w:ascii="Times New Roman" w:hAnsi="Times New Roman"/>
          <w:sz w:val="24"/>
        </w:rPr>
        <w:t xml:space="preserve">(10), 1073–1188. </w:t>
      </w:r>
      <w:hyperlink r:id="rId15" w:history="1">
        <w:r w:rsidRPr="00304D94">
          <w:rPr>
            <w:rStyle w:val="Hyperlink"/>
            <w:rFonts w:ascii="Times New Roman" w:hAnsi="Times New Roman"/>
            <w:sz w:val="24"/>
          </w:rPr>
          <w:t>https://doi.org/10.1002/hipo.22488</w:t>
        </w:r>
      </w:hyperlink>
    </w:p>
    <w:p w14:paraId="78B61EB2"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Davidson, T. J., Kloosterman, F., &amp; Wilson, M. A. (2009). Hippocampal replay of extended experience. </w:t>
      </w:r>
      <w:r w:rsidRPr="00304D94">
        <w:rPr>
          <w:rFonts w:ascii="Times New Roman" w:hAnsi="Times New Roman" w:cs="Times New Roman"/>
          <w:i/>
          <w:iCs/>
          <w:sz w:val="24"/>
          <w:szCs w:val="24"/>
        </w:rPr>
        <w:t>Neuron</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63</w:t>
      </w:r>
      <w:r w:rsidRPr="00304D94">
        <w:rPr>
          <w:rFonts w:ascii="Times New Roman" w:hAnsi="Times New Roman" w:cs="Times New Roman"/>
          <w:sz w:val="24"/>
          <w:szCs w:val="24"/>
        </w:rPr>
        <w:t xml:space="preserve">(4), 497–507. </w:t>
      </w:r>
      <w:hyperlink r:id="rId16" w:history="1">
        <w:r w:rsidRPr="00304D94">
          <w:rPr>
            <w:rStyle w:val="Hyperlink"/>
            <w:rFonts w:ascii="Times New Roman" w:hAnsi="Times New Roman" w:cs="Times New Roman"/>
            <w:sz w:val="24"/>
            <w:szCs w:val="24"/>
          </w:rPr>
          <w:t>https://doi.org/10.1016/j.neuron.2009.07.027</w:t>
        </w:r>
      </w:hyperlink>
    </w:p>
    <w:p w14:paraId="7DC488BF"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Diba, K., &amp; Buzsáki, G. (2007). Forward and reverse hippocampal place-cell sequences during ripples.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10</w:t>
      </w:r>
      <w:r w:rsidRPr="00304D94">
        <w:rPr>
          <w:rFonts w:ascii="Times New Roman" w:hAnsi="Times New Roman"/>
          <w:sz w:val="24"/>
        </w:rPr>
        <w:t xml:space="preserve">(10), Article 10. </w:t>
      </w:r>
      <w:hyperlink r:id="rId17" w:history="1">
        <w:r w:rsidRPr="00304D94">
          <w:rPr>
            <w:rStyle w:val="Hyperlink"/>
            <w:rFonts w:ascii="Times New Roman" w:hAnsi="Times New Roman"/>
            <w:sz w:val="24"/>
          </w:rPr>
          <w:t>https://doi.org/10.1038/nn1961</w:t>
        </w:r>
      </w:hyperlink>
    </w:p>
    <w:p w14:paraId="77BF11C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Ego-Stengel, V., &amp; Wilson, M. A. (2010). Disruption of ripple-associated hippocampal activity during rest impairs spatial learning in the rat. </w:t>
      </w:r>
      <w:r w:rsidRPr="00304D94">
        <w:rPr>
          <w:rFonts w:ascii="Times New Roman" w:hAnsi="Times New Roman"/>
          <w:i/>
          <w:sz w:val="24"/>
        </w:rPr>
        <w:t>Hippocampus</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(1), 1–10. </w:t>
      </w:r>
      <w:hyperlink r:id="rId18" w:history="1">
        <w:r w:rsidRPr="00304D94">
          <w:rPr>
            <w:rStyle w:val="Hyperlink"/>
            <w:rFonts w:ascii="Times New Roman" w:hAnsi="Times New Roman"/>
            <w:sz w:val="24"/>
          </w:rPr>
          <w:t>https://doi.org/10.1002/hipo.20707</w:t>
        </w:r>
      </w:hyperlink>
    </w:p>
    <w:p w14:paraId="7819EC03"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Ekstrom, A. D., Kahana, M. J., Caplan, J. B., Fields, T. A., Isham, E. A., Newman, E. L., &amp; Fried, I. (2003). Cellular networks underlying human spatial navigation.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425</w:t>
      </w:r>
      <w:r w:rsidRPr="00304D94">
        <w:rPr>
          <w:rFonts w:ascii="Times New Roman" w:hAnsi="Times New Roman"/>
          <w:sz w:val="24"/>
        </w:rPr>
        <w:t xml:space="preserve">(6954), Article 6954. </w:t>
      </w:r>
      <w:hyperlink r:id="rId19" w:history="1">
        <w:r w:rsidRPr="00304D94">
          <w:rPr>
            <w:rStyle w:val="Hyperlink"/>
            <w:rFonts w:ascii="Times New Roman" w:hAnsi="Times New Roman"/>
            <w:sz w:val="24"/>
          </w:rPr>
          <w:t>https://doi.org/10.1038/nature01964</w:t>
        </w:r>
      </w:hyperlink>
    </w:p>
    <w:p w14:paraId="15801E83"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Faraut, M. C. M., Carlson, A. A., Sullivan, S., Tudusciuc, O., Ross, I., Reed, C. M., Chung, J. M., Mamelak, A. N., &amp; Rutishauser, U. (2018). Dataset of human medial temporal lobe </w:t>
      </w:r>
      <w:r w:rsidRPr="00304D94">
        <w:rPr>
          <w:rFonts w:ascii="Times New Roman" w:hAnsi="Times New Roman"/>
          <w:sz w:val="24"/>
        </w:rPr>
        <w:lastRenderedPageBreak/>
        <w:t xml:space="preserve">single neuron activity during declarative memory encoding and recognition. </w:t>
      </w:r>
      <w:r w:rsidRPr="00304D94">
        <w:rPr>
          <w:rFonts w:ascii="Times New Roman" w:hAnsi="Times New Roman"/>
          <w:i/>
          <w:sz w:val="24"/>
        </w:rPr>
        <w:t>Scientific Data</w:t>
      </w:r>
      <w:r w:rsidRPr="00304D94">
        <w:rPr>
          <w:rFonts w:ascii="Times New Roman" w:hAnsi="Times New Roman"/>
          <w:sz w:val="24"/>
        </w:rPr>
        <w:t xml:space="preserve">, </w:t>
      </w:r>
      <w:r w:rsidRPr="00304D94">
        <w:rPr>
          <w:rFonts w:ascii="Times New Roman" w:hAnsi="Times New Roman"/>
          <w:i/>
          <w:sz w:val="24"/>
        </w:rPr>
        <w:t>5</w:t>
      </w:r>
      <w:r w:rsidRPr="00304D94">
        <w:rPr>
          <w:rFonts w:ascii="Times New Roman" w:hAnsi="Times New Roman"/>
          <w:sz w:val="24"/>
        </w:rPr>
        <w:t xml:space="preserve">(1), Article 1. </w:t>
      </w:r>
      <w:hyperlink r:id="rId20" w:history="1">
        <w:r w:rsidRPr="00304D94">
          <w:rPr>
            <w:rStyle w:val="Hyperlink"/>
            <w:rFonts w:ascii="Times New Roman" w:hAnsi="Times New Roman"/>
            <w:sz w:val="24"/>
          </w:rPr>
          <w:t>https://doi.org/10.1038/sdata.2018.10</w:t>
        </w:r>
      </w:hyperlink>
    </w:p>
    <w:p w14:paraId="6F1F3EF6"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Fernández-Ruiz, A., Oliva, A., Fermino de Oliveira, E., Rocha-Almeida, F., Tingley, D., &amp; Buzsáki, G. (2019). Long-duration hippocampal sharp wave ripples improve memory. </w:t>
      </w:r>
      <w:r w:rsidRPr="00304D94">
        <w:rPr>
          <w:rFonts w:ascii="Times New Roman" w:hAnsi="Times New Roman"/>
          <w:i/>
          <w:sz w:val="24"/>
        </w:rPr>
        <w:t>Science (New York, N.Y.)</w:t>
      </w:r>
      <w:r w:rsidRPr="00304D94">
        <w:rPr>
          <w:rFonts w:ascii="Times New Roman" w:hAnsi="Times New Roman"/>
          <w:sz w:val="24"/>
        </w:rPr>
        <w:t xml:space="preserve">, </w:t>
      </w:r>
      <w:r w:rsidRPr="00304D94">
        <w:rPr>
          <w:rFonts w:ascii="Times New Roman" w:hAnsi="Times New Roman"/>
          <w:i/>
          <w:sz w:val="24"/>
        </w:rPr>
        <w:t>364</w:t>
      </w:r>
      <w:r w:rsidRPr="00304D94">
        <w:rPr>
          <w:rFonts w:ascii="Times New Roman" w:hAnsi="Times New Roman"/>
          <w:sz w:val="24"/>
        </w:rPr>
        <w:t xml:space="preserve">(6445), 1082–1086. </w:t>
      </w:r>
      <w:hyperlink r:id="rId21" w:history="1">
        <w:r w:rsidRPr="00304D94">
          <w:rPr>
            <w:rStyle w:val="Hyperlink"/>
            <w:rFonts w:ascii="Times New Roman" w:hAnsi="Times New Roman"/>
            <w:sz w:val="24"/>
          </w:rPr>
          <w:t>https://doi.org/10.1126/science.aax0758</w:t>
        </w:r>
      </w:hyperlink>
    </w:p>
    <w:p w14:paraId="1CBF4620"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Gardner, R. J., Hermansen, E., Pachitariu, M., Burak, Y., Baas, N. A., Dunn, B. A., Moser, M.-B., &amp; Moser, E. I. (2022). Toroidal topology of population activity in grid cells.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602</w:t>
      </w:r>
      <w:r w:rsidRPr="00304D94">
        <w:rPr>
          <w:rFonts w:ascii="Times New Roman" w:hAnsi="Times New Roman"/>
          <w:sz w:val="24"/>
        </w:rPr>
        <w:t xml:space="preserve">(7895), Article 7895. </w:t>
      </w:r>
      <w:hyperlink r:id="rId22" w:history="1">
        <w:r w:rsidRPr="00304D94">
          <w:rPr>
            <w:rStyle w:val="Hyperlink"/>
            <w:rFonts w:ascii="Times New Roman" w:hAnsi="Times New Roman"/>
            <w:sz w:val="24"/>
          </w:rPr>
          <w:t>https://doi.org/10.1038/s41586-021-04268-7</w:t>
        </w:r>
      </w:hyperlink>
    </w:p>
    <w:p w14:paraId="70F1FCAF"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Girardeau, G., Benchenane, K., Wiener, S. I., Buzsáki, G., &amp; Zugaro, M. B. (2009). Selective suppression of hippocampal ripples impairs spatial memory.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12</w:t>
      </w:r>
      <w:r w:rsidRPr="00304D94">
        <w:rPr>
          <w:rFonts w:ascii="Times New Roman" w:hAnsi="Times New Roman"/>
          <w:sz w:val="24"/>
        </w:rPr>
        <w:t xml:space="preserve">(10), 1222–1223. </w:t>
      </w:r>
      <w:hyperlink r:id="rId23" w:history="1">
        <w:r w:rsidRPr="00304D94">
          <w:rPr>
            <w:rStyle w:val="Hyperlink"/>
            <w:rFonts w:ascii="Times New Roman" w:hAnsi="Times New Roman"/>
            <w:sz w:val="24"/>
          </w:rPr>
          <w:t>https://doi.org/10.1038/nn.2384</w:t>
        </w:r>
      </w:hyperlink>
    </w:p>
    <w:p w14:paraId="0E77B539"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Harvey, C. D., Collman, F., Dombeck, D. A., &amp; Tank, D. W. (2009). Intracellular dynamics of hippocampal place cells during virtual navigation.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461</w:t>
      </w:r>
      <w:r w:rsidRPr="00304D94">
        <w:rPr>
          <w:rFonts w:ascii="Times New Roman" w:hAnsi="Times New Roman"/>
          <w:sz w:val="24"/>
        </w:rPr>
        <w:t xml:space="preserve">(7266), Article 7266. </w:t>
      </w:r>
      <w:hyperlink r:id="rId24" w:history="1">
        <w:r w:rsidRPr="00304D94">
          <w:rPr>
            <w:rStyle w:val="Hyperlink"/>
            <w:rFonts w:ascii="Times New Roman" w:hAnsi="Times New Roman"/>
            <w:sz w:val="24"/>
          </w:rPr>
          <w:t>https://doi.org/10.1038/nature08499</w:t>
        </w:r>
      </w:hyperlink>
    </w:p>
    <w:p w14:paraId="216FF1B3"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Jadhav, S. P., Kemere, C., German, P. W., &amp; Frank, L. M. (2012). Awake Hippocampal Sharp-Wave Ripples Support Spatial Memory.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336</w:t>
      </w:r>
      <w:r w:rsidRPr="00304D94">
        <w:rPr>
          <w:rFonts w:ascii="Times New Roman" w:hAnsi="Times New Roman"/>
          <w:sz w:val="24"/>
        </w:rPr>
        <w:t xml:space="preserve">(6087), 1454–1458. </w:t>
      </w:r>
      <w:hyperlink r:id="rId25" w:history="1">
        <w:r w:rsidRPr="00304D94">
          <w:rPr>
            <w:rStyle w:val="Hyperlink"/>
            <w:rFonts w:ascii="Times New Roman" w:hAnsi="Times New Roman"/>
            <w:sz w:val="24"/>
          </w:rPr>
          <w:t>https://doi.org/10.1126/science.1217230</w:t>
        </w:r>
      </w:hyperlink>
    </w:p>
    <w:p w14:paraId="5E981706" w14:textId="77777777" w:rsidR="00782275" w:rsidRPr="00304D94" w:rsidRDefault="00782275" w:rsidP="00782275">
      <w:pPr>
        <w:spacing w:line="480" w:lineRule="auto"/>
        <w:ind w:left="480" w:hanging="480"/>
        <w:jc w:val="left"/>
        <w:rPr>
          <w:rFonts w:ascii="Times New Roman" w:hAnsi="Times New Roman"/>
        </w:rPr>
      </w:pPr>
      <w:r w:rsidRPr="00304D94">
        <w:rPr>
          <w:rFonts w:ascii="Times New Roman" w:hAnsi="Times New Roman"/>
          <w:sz w:val="24"/>
        </w:rPr>
        <w:t xml:space="preserve">Kamiński, J., Sullivan, S., Chung, J. M., Ross, I. B., Mamelak, A. N., &amp; Rutishauser, U. (2017). </w:t>
      </w:r>
      <w:r w:rsidRPr="00304D94">
        <w:rPr>
          <w:rFonts w:ascii="Times New Roman" w:hAnsi="Times New Roman"/>
          <w:sz w:val="24"/>
        </w:rPr>
        <w:lastRenderedPageBreak/>
        <w:t xml:space="preserve">Persistently active neurons in human medial frontal and medial temporal lobe support working memory.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(4), Article 4. </w:t>
      </w:r>
      <w:hyperlink r:id="rId26" w:history="1">
        <w:r w:rsidRPr="00304D94">
          <w:rPr>
            <w:rStyle w:val="Hyperlink"/>
            <w:rFonts w:ascii="Times New Roman" w:hAnsi="Times New Roman"/>
            <w:sz w:val="24"/>
          </w:rPr>
          <w:t>https://doi.org/10.1038/nn.4509</w:t>
        </w:r>
      </w:hyperlink>
    </w:p>
    <w:p w14:paraId="0BB82776"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Kay, K., Sosa, M., Chung, J. E., Karlsson, M. P., Larkin, M. C., &amp; Frank, L. M. (2016). A hippocampal network for spatial coding during immobility and sleep.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531</w:t>
      </w:r>
      <w:r w:rsidRPr="00304D94">
        <w:rPr>
          <w:rFonts w:ascii="Times New Roman" w:hAnsi="Times New Roman"/>
          <w:sz w:val="24"/>
        </w:rPr>
        <w:t xml:space="preserve">(7593), 185–190. </w:t>
      </w:r>
      <w:hyperlink r:id="rId27" w:history="1">
        <w:r w:rsidRPr="00304D94">
          <w:rPr>
            <w:rStyle w:val="Hyperlink"/>
            <w:rFonts w:ascii="Times New Roman" w:hAnsi="Times New Roman"/>
            <w:sz w:val="24"/>
          </w:rPr>
          <w:t>https://doi.org/10.1038/nature17144</w:t>
        </w:r>
      </w:hyperlink>
    </w:p>
    <w:p w14:paraId="32CE8B05"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Kim, J., Joshi, A., Frank, L., &amp; Ganguly, K. (2022). Cortical–hippocampal coupling during manifold exploration in motor cortex. </w:t>
      </w:r>
      <w:r w:rsidRPr="00304D94">
        <w:rPr>
          <w:rFonts w:ascii="Times New Roman" w:hAnsi="Times New Roman"/>
          <w:i/>
          <w:sz w:val="24"/>
        </w:rPr>
        <w:t>Nature</w:t>
      </w:r>
      <w:r w:rsidRPr="00304D94">
        <w:rPr>
          <w:rFonts w:ascii="Times New Roman" w:hAnsi="Times New Roman"/>
          <w:sz w:val="24"/>
        </w:rPr>
        <w:t xml:space="preserve">, 1–8. </w:t>
      </w:r>
      <w:hyperlink r:id="rId28" w:history="1">
        <w:r w:rsidRPr="00304D94">
          <w:rPr>
            <w:rStyle w:val="Hyperlink"/>
            <w:rFonts w:ascii="Times New Roman" w:hAnsi="Times New Roman"/>
            <w:sz w:val="24"/>
          </w:rPr>
          <w:t>https://doi.org/10.1038/s41586-022-05533-z</w:t>
        </w:r>
      </w:hyperlink>
    </w:p>
    <w:p w14:paraId="38B81EA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Kjelstrup, K. B., Solstad, T., Brun, V. H., Hafting, T., Leutgeb, S., Witter, M. P., Moser, E. I., &amp; Moser, M.-B. (2008). Finite Scale of Spatial Representation in the Hippocampus.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321</w:t>
      </w:r>
      <w:r w:rsidRPr="00304D94">
        <w:rPr>
          <w:rFonts w:ascii="Times New Roman" w:hAnsi="Times New Roman"/>
          <w:sz w:val="24"/>
        </w:rPr>
        <w:t xml:space="preserve">(5885), 140–143. </w:t>
      </w:r>
      <w:hyperlink r:id="rId29" w:history="1">
        <w:r w:rsidRPr="00304D94">
          <w:rPr>
            <w:rStyle w:val="Hyperlink"/>
            <w:rFonts w:ascii="Times New Roman" w:hAnsi="Times New Roman"/>
            <w:sz w:val="24"/>
          </w:rPr>
          <w:t>https://doi.org/10.1126/science.1157086</w:t>
        </w:r>
      </w:hyperlink>
    </w:p>
    <w:p w14:paraId="0A7CAC5C"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Kornblith, S., Quiroga, R. Q., Koch, C., Fried, I., &amp; Mormann, F. (2017). Persistent Single-Neuron Activity during Working Memory in the Human Medial Temporal Lobe. </w:t>
      </w:r>
      <w:r w:rsidRPr="00304D94">
        <w:rPr>
          <w:rFonts w:ascii="Times New Roman" w:hAnsi="Times New Roman"/>
          <w:i/>
          <w:sz w:val="24"/>
        </w:rPr>
        <w:t>Current Biology</w:t>
      </w:r>
      <w:r w:rsidRPr="00304D94">
        <w:rPr>
          <w:rFonts w:ascii="Times New Roman" w:hAnsi="Times New Roman"/>
          <w:sz w:val="24"/>
        </w:rPr>
        <w:t xml:space="preserve">, </w:t>
      </w:r>
      <w:r w:rsidRPr="00304D94">
        <w:rPr>
          <w:rFonts w:ascii="Times New Roman" w:hAnsi="Times New Roman"/>
          <w:i/>
          <w:sz w:val="24"/>
        </w:rPr>
        <w:t>27</w:t>
      </w:r>
      <w:r w:rsidRPr="00304D94">
        <w:rPr>
          <w:rFonts w:ascii="Times New Roman" w:hAnsi="Times New Roman"/>
          <w:sz w:val="24"/>
        </w:rPr>
        <w:t xml:space="preserve">(7), 1026–1032. </w:t>
      </w:r>
      <w:hyperlink r:id="rId30" w:history="1">
        <w:r w:rsidRPr="00304D94">
          <w:rPr>
            <w:rStyle w:val="Hyperlink"/>
            <w:rFonts w:ascii="Times New Roman" w:hAnsi="Times New Roman"/>
            <w:sz w:val="24"/>
          </w:rPr>
          <w:t>https://doi.org/10.1016/j.cub.2017.02.013</w:t>
        </w:r>
      </w:hyperlink>
    </w:p>
    <w:p w14:paraId="6BED0808"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Lee, A. K., &amp; Wilson, M. A. (2002). Memory of sequential experience in the hippocampus during slow wave sleep. </w:t>
      </w:r>
      <w:r w:rsidRPr="00304D94">
        <w:rPr>
          <w:rFonts w:ascii="Times New Roman" w:hAnsi="Times New Roman" w:cs="Times New Roman"/>
          <w:i/>
          <w:iCs/>
          <w:sz w:val="24"/>
          <w:szCs w:val="24"/>
        </w:rPr>
        <w:t>Neuron</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36</w:t>
      </w:r>
      <w:r w:rsidRPr="00304D94">
        <w:rPr>
          <w:rFonts w:ascii="Times New Roman" w:hAnsi="Times New Roman" w:cs="Times New Roman"/>
          <w:sz w:val="24"/>
          <w:szCs w:val="24"/>
        </w:rPr>
        <w:t xml:space="preserve">(6), 1183–1194. </w:t>
      </w:r>
      <w:hyperlink r:id="rId31" w:history="1">
        <w:r w:rsidRPr="00304D94">
          <w:rPr>
            <w:rStyle w:val="Hyperlink"/>
            <w:rFonts w:ascii="Times New Roman" w:hAnsi="Times New Roman" w:cs="Times New Roman"/>
            <w:sz w:val="24"/>
            <w:szCs w:val="24"/>
          </w:rPr>
          <w:t>https://doi.org/10.1016/s0896-6273(02)01096-6</w:t>
        </w:r>
      </w:hyperlink>
    </w:p>
    <w:p w14:paraId="7F5A0719"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Leszczyński, M., Fell, J., &amp; Axmacher, N. (2015). Rhythmic Working Memory Activation in the </w:t>
      </w:r>
      <w:r w:rsidRPr="00304D94">
        <w:rPr>
          <w:rFonts w:ascii="Times New Roman" w:hAnsi="Times New Roman"/>
          <w:sz w:val="24"/>
        </w:rPr>
        <w:lastRenderedPageBreak/>
        <w:t xml:space="preserve">Human Hippocampus. </w:t>
      </w:r>
      <w:r w:rsidRPr="00304D94">
        <w:rPr>
          <w:rFonts w:ascii="Times New Roman" w:hAnsi="Times New Roman"/>
          <w:i/>
          <w:sz w:val="24"/>
        </w:rPr>
        <w:t>Cell Reports</w:t>
      </w:r>
      <w:r w:rsidRPr="00304D94">
        <w:rPr>
          <w:rFonts w:ascii="Times New Roman" w:hAnsi="Times New Roman"/>
          <w:sz w:val="24"/>
        </w:rPr>
        <w:t xml:space="preserve">, </w:t>
      </w:r>
      <w:r w:rsidRPr="00304D94">
        <w:rPr>
          <w:rFonts w:ascii="Times New Roman" w:hAnsi="Times New Roman"/>
          <w:i/>
          <w:sz w:val="24"/>
        </w:rPr>
        <w:t>13</w:t>
      </w:r>
      <w:r w:rsidRPr="00304D94">
        <w:rPr>
          <w:rFonts w:ascii="Times New Roman" w:hAnsi="Times New Roman"/>
          <w:sz w:val="24"/>
        </w:rPr>
        <w:t xml:space="preserve">(6), 1272–1282. </w:t>
      </w:r>
      <w:hyperlink r:id="rId32" w:history="1">
        <w:r w:rsidRPr="00304D94">
          <w:rPr>
            <w:rStyle w:val="Hyperlink"/>
            <w:rFonts w:ascii="Times New Roman" w:hAnsi="Times New Roman"/>
            <w:sz w:val="24"/>
          </w:rPr>
          <w:t>https://doi.org/10.1016/j.celrep.2015.09.081</w:t>
        </w:r>
      </w:hyperlink>
    </w:p>
    <w:p w14:paraId="3BCF5560"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Liu, A. A., Henin, S., Abbaspoor, S., Bragin, A., Buffalo, E. A., Farrell, J. S., Foster, D. J., Frank, L. M., Gedankien, T., Gotman, J., Guidera, J. A., Hoffman, K. L., Jacobs, J., Kahana, M. J., Li, L., Liao, Z., Lin, J. J., Losonczy, A., Malach, R., … Buzsáki, G. (2022). A consensus statement on detection of hippocampal sharp wave ripples and differentiation from other fast oscillations. </w:t>
      </w:r>
      <w:r w:rsidRPr="00304D94">
        <w:rPr>
          <w:rFonts w:ascii="Times New Roman" w:hAnsi="Times New Roman"/>
          <w:i/>
          <w:sz w:val="24"/>
        </w:rPr>
        <w:t>Nature Communications</w:t>
      </w:r>
      <w:r w:rsidRPr="00304D94">
        <w:rPr>
          <w:rFonts w:ascii="Times New Roman" w:hAnsi="Times New Roman"/>
          <w:sz w:val="24"/>
        </w:rPr>
        <w:t xml:space="preserve">, </w:t>
      </w:r>
      <w:r w:rsidRPr="00304D94">
        <w:rPr>
          <w:rFonts w:ascii="Times New Roman" w:hAnsi="Times New Roman"/>
          <w:i/>
          <w:sz w:val="24"/>
        </w:rPr>
        <w:t>13</w:t>
      </w:r>
      <w:r w:rsidRPr="00304D94">
        <w:rPr>
          <w:rFonts w:ascii="Times New Roman" w:hAnsi="Times New Roman"/>
          <w:sz w:val="24"/>
        </w:rPr>
        <w:t xml:space="preserve">(1), Article 1. </w:t>
      </w:r>
      <w:hyperlink r:id="rId33" w:history="1">
        <w:r w:rsidRPr="00304D94">
          <w:rPr>
            <w:rStyle w:val="Hyperlink"/>
            <w:rFonts w:ascii="Times New Roman" w:hAnsi="Times New Roman"/>
            <w:sz w:val="24"/>
          </w:rPr>
          <w:t>https://doi.org/10.1038/s41467-022-33536-x</w:t>
        </w:r>
      </w:hyperlink>
    </w:p>
    <w:p w14:paraId="1C0B1121" w14:textId="77777777" w:rsidR="00782275" w:rsidRPr="00304D94" w:rsidRDefault="00782275" w:rsidP="00782275">
      <w:pPr>
        <w:spacing w:line="480" w:lineRule="auto"/>
        <w:ind w:left="480" w:hanging="480"/>
        <w:jc w:val="left"/>
        <w:rPr>
          <w:rFonts w:ascii="Times New Roman" w:hAnsi="Times New Roman"/>
          <w:sz w:val="24"/>
        </w:rPr>
      </w:pPr>
      <w:r w:rsidRPr="00BA4FD9">
        <w:rPr>
          <w:rFonts w:ascii="Times New Roman" w:hAnsi="Times New Roman"/>
          <w:sz w:val="24"/>
        </w:rPr>
        <w:t xml:space="preserve">Liu, X., Ramirez, S., Pang, P. T., Puryear, C. B., Govindarajan, A., Deisseroth, K., &amp; Tonegawa, S. (2012). Optogenetic stimulation of a hippocampal engram activates fear memory recall. </w:t>
      </w:r>
      <w:r w:rsidRPr="00BA4FD9">
        <w:rPr>
          <w:rFonts w:ascii="Times New Roman" w:hAnsi="Times New Roman"/>
          <w:i/>
          <w:sz w:val="24"/>
        </w:rPr>
        <w:t>Nature</w:t>
      </w:r>
      <w:r w:rsidRPr="00BA4FD9">
        <w:rPr>
          <w:rFonts w:ascii="Times New Roman" w:hAnsi="Times New Roman"/>
          <w:sz w:val="24"/>
        </w:rPr>
        <w:t xml:space="preserve">, </w:t>
      </w:r>
      <w:r w:rsidRPr="00BA4FD9">
        <w:rPr>
          <w:rFonts w:ascii="Times New Roman" w:hAnsi="Times New Roman"/>
          <w:i/>
          <w:sz w:val="24"/>
        </w:rPr>
        <w:t>484</w:t>
      </w:r>
      <w:r w:rsidRPr="00BA4FD9">
        <w:rPr>
          <w:rFonts w:ascii="Times New Roman" w:hAnsi="Times New Roman"/>
          <w:sz w:val="24"/>
        </w:rPr>
        <w:t xml:space="preserve">(7394), Article 7394. </w:t>
      </w:r>
      <w:hyperlink r:id="rId34" w:history="1">
        <w:r w:rsidRPr="00BA4FD9">
          <w:rPr>
            <w:rStyle w:val="Hyperlink"/>
            <w:rFonts w:ascii="Times New Roman" w:hAnsi="Times New Roman"/>
            <w:sz w:val="24"/>
          </w:rPr>
          <w:t>https://doi.org/10.1038/nature11028</w:t>
        </w:r>
      </w:hyperlink>
    </w:p>
    <w:p w14:paraId="6F9CDCE0"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Marr, D. (1971). Simple memory: A theory for archicortex. </w:t>
      </w:r>
      <w:r w:rsidRPr="00304D94">
        <w:rPr>
          <w:rFonts w:ascii="Times New Roman" w:hAnsi="Times New Roman" w:cs="Times New Roman"/>
          <w:i/>
          <w:iCs/>
          <w:sz w:val="24"/>
          <w:szCs w:val="24"/>
        </w:rPr>
        <w:t>Philosophical Transactions of the Royal Society of London. Series B, Biological Sciences</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262</w:t>
      </w:r>
      <w:r w:rsidRPr="00304D94">
        <w:rPr>
          <w:rFonts w:ascii="Times New Roman" w:hAnsi="Times New Roman" w:cs="Times New Roman"/>
          <w:sz w:val="24"/>
          <w:szCs w:val="24"/>
        </w:rPr>
        <w:t xml:space="preserve">(841), 23–81. </w:t>
      </w:r>
      <w:hyperlink r:id="rId35" w:history="1">
        <w:r w:rsidRPr="00304D94">
          <w:rPr>
            <w:rStyle w:val="Hyperlink"/>
            <w:rFonts w:ascii="Times New Roman" w:hAnsi="Times New Roman" w:cs="Times New Roman"/>
            <w:sz w:val="24"/>
            <w:szCs w:val="24"/>
          </w:rPr>
          <w:t>https://doi.org/10.1098/rstb.1971.0078</w:t>
        </w:r>
      </w:hyperlink>
    </w:p>
    <w:p w14:paraId="6FD27EEC" w14:textId="77777777" w:rsidR="00782275" w:rsidRPr="00304D94" w:rsidRDefault="00782275" w:rsidP="00782275">
      <w:pPr>
        <w:spacing w:line="480" w:lineRule="auto"/>
        <w:ind w:left="480" w:hanging="480"/>
        <w:jc w:val="left"/>
        <w:rPr>
          <w:rFonts w:ascii="Times New Roman" w:hAnsi="Times New Roman"/>
          <w:sz w:val="24"/>
        </w:rPr>
      </w:pPr>
      <w:r w:rsidRPr="008F7FEE">
        <w:rPr>
          <w:rFonts w:ascii="Times New Roman" w:hAnsi="Times New Roman"/>
          <w:sz w:val="24"/>
        </w:rPr>
        <w:t xml:space="preserve">McInnes, L., Healy, J., Saul, N., &amp; Großberger, L. (2018). UMAP: Uniform Manifold Approximation and Projection. </w:t>
      </w:r>
      <w:r w:rsidRPr="008F7FEE">
        <w:rPr>
          <w:rFonts w:ascii="Times New Roman" w:hAnsi="Times New Roman"/>
          <w:i/>
          <w:sz w:val="24"/>
        </w:rPr>
        <w:t>Journal of Open Source Software</w:t>
      </w:r>
      <w:r w:rsidRPr="008F7FEE">
        <w:rPr>
          <w:rFonts w:ascii="Times New Roman" w:hAnsi="Times New Roman"/>
          <w:sz w:val="24"/>
        </w:rPr>
        <w:t xml:space="preserve">, </w:t>
      </w:r>
      <w:r w:rsidRPr="008F7FEE">
        <w:rPr>
          <w:rFonts w:ascii="Times New Roman" w:hAnsi="Times New Roman"/>
          <w:i/>
          <w:sz w:val="24"/>
        </w:rPr>
        <w:t>3</w:t>
      </w:r>
      <w:r w:rsidRPr="008F7FEE">
        <w:rPr>
          <w:rFonts w:ascii="Times New Roman" w:hAnsi="Times New Roman"/>
          <w:sz w:val="24"/>
        </w:rPr>
        <w:t xml:space="preserve">(29), 861. </w:t>
      </w:r>
      <w:hyperlink r:id="rId36" w:history="1">
        <w:r w:rsidRPr="008F7FEE">
          <w:rPr>
            <w:rStyle w:val="Hyperlink"/>
            <w:rFonts w:ascii="Times New Roman" w:hAnsi="Times New Roman"/>
            <w:sz w:val="24"/>
          </w:rPr>
          <w:t>https://doi.org/10.21105/joss.00861</w:t>
        </w:r>
      </w:hyperlink>
    </w:p>
    <w:p w14:paraId="795C262E"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Naber, P. A., Lopes da Silva, F. H., &amp; Witter, M. P. (2001). Reciprocal connections between the </w:t>
      </w:r>
      <w:r w:rsidRPr="00304D94">
        <w:rPr>
          <w:rFonts w:ascii="Times New Roman" w:hAnsi="Times New Roman" w:cs="Times New Roman"/>
          <w:sz w:val="24"/>
          <w:szCs w:val="24"/>
        </w:rPr>
        <w:lastRenderedPageBreak/>
        <w:t xml:space="preserve">entorhinal cortex and hippocampal fields CA1 and the subiculum are in register with the projections from CA1 to the subiculum. </w:t>
      </w:r>
      <w:r w:rsidRPr="00304D94">
        <w:rPr>
          <w:rFonts w:ascii="Times New Roman" w:hAnsi="Times New Roman" w:cs="Times New Roman"/>
          <w:i/>
          <w:iCs/>
          <w:sz w:val="24"/>
          <w:szCs w:val="24"/>
        </w:rPr>
        <w:t>Hippocampus</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11</w:t>
      </w:r>
      <w:r w:rsidRPr="00304D94">
        <w:rPr>
          <w:rFonts w:ascii="Times New Roman" w:hAnsi="Times New Roman" w:cs="Times New Roman"/>
          <w:sz w:val="24"/>
          <w:szCs w:val="24"/>
        </w:rPr>
        <w:t xml:space="preserve">(2), 99–104. </w:t>
      </w:r>
      <w:hyperlink r:id="rId37" w:history="1">
        <w:r w:rsidRPr="00304D94">
          <w:rPr>
            <w:rStyle w:val="Hyperlink"/>
            <w:rFonts w:ascii="Times New Roman" w:hAnsi="Times New Roman" w:cs="Times New Roman"/>
            <w:sz w:val="24"/>
            <w:szCs w:val="24"/>
          </w:rPr>
          <w:t>https://doi.org/10.1002/hipo.1028</w:t>
        </w:r>
      </w:hyperlink>
    </w:p>
    <w:p w14:paraId="5F31BC0E"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Nádasdy, Z., Hirase, H., Czurkó, A., Csicsvari, J., &amp; Buzsáki, G. (1999). Replay and Time Compression of Recurring Spike Sequences in the Hippocampus. </w:t>
      </w:r>
      <w:r w:rsidRPr="00304D94">
        <w:rPr>
          <w:rFonts w:ascii="Times New Roman" w:hAnsi="Times New Roman" w:cs="Times New Roman"/>
          <w:i/>
          <w:iCs/>
          <w:sz w:val="24"/>
          <w:szCs w:val="24"/>
        </w:rPr>
        <w:t>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19</w:t>
      </w:r>
      <w:r w:rsidRPr="00304D94">
        <w:rPr>
          <w:rFonts w:ascii="Times New Roman" w:hAnsi="Times New Roman" w:cs="Times New Roman"/>
          <w:sz w:val="24"/>
          <w:szCs w:val="24"/>
        </w:rPr>
        <w:t xml:space="preserve">(21), 9497–9507. </w:t>
      </w:r>
      <w:hyperlink r:id="rId38" w:history="1">
        <w:r w:rsidRPr="00304D94">
          <w:rPr>
            <w:rStyle w:val="Hyperlink"/>
            <w:rFonts w:ascii="Times New Roman" w:hAnsi="Times New Roman" w:cs="Times New Roman"/>
            <w:sz w:val="24"/>
            <w:szCs w:val="24"/>
          </w:rPr>
          <w:t>https://doi.org/10.1523/JNEUROSCI.19-21-09497.1999</w:t>
        </w:r>
      </w:hyperlink>
    </w:p>
    <w:p w14:paraId="12083CFB"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Niediek, J., Boström, J., Elger, C. E., &amp; Mormann, F. (2016). Reliable Analysis of Single-Unit Recordings from the Human Brain under Noisy Conditions: Tracking Neurons over Hours. </w:t>
      </w:r>
      <w:r w:rsidRPr="00304D94">
        <w:rPr>
          <w:rFonts w:ascii="Times New Roman" w:hAnsi="Times New Roman" w:cs="Times New Roman"/>
          <w:i/>
          <w:iCs/>
          <w:sz w:val="24"/>
          <w:szCs w:val="24"/>
        </w:rPr>
        <w:t>PLOS ONE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11</w:t>
      </w:r>
      <w:r w:rsidRPr="00304D94">
        <w:rPr>
          <w:rFonts w:ascii="Times New Roman" w:hAnsi="Times New Roman" w:cs="Times New Roman"/>
          <w:sz w:val="24"/>
          <w:szCs w:val="24"/>
        </w:rPr>
        <w:t xml:space="preserve">(12), e0166598. </w:t>
      </w:r>
      <w:hyperlink r:id="rId39" w:history="1">
        <w:r w:rsidRPr="00304D94">
          <w:rPr>
            <w:rStyle w:val="Hyperlink"/>
            <w:rFonts w:ascii="Times New Roman" w:hAnsi="Times New Roman" w:cs="Times New Roman"/>
            <w:sz w:val="24"/>
            <w:szCs w:val="24"/>
          </w:rPr>
          <w:t>https://doi.org/10.1371/journal.pone.0166598</w:t>
        </w:r>
      </w:hyperlink>
    </w:p>
    <w:p w14:paraId="61181F21" w14:textId="77777777" w:rsidR="00782275" w:rsidRDefault="00782275" w:rsidP="00782275">
      <w:pPr>
        <w:spacing w:line="480" w:lineRule="auto"/>
        <w:ind w:left="480" w:hanging="480"/>
        <w:jc w:val="left"/>
        <w:rPr>
          <w:rStyle w:val="Hyperlink"/>
          <w:rFonts w:ascii="Times New Roman" w:hAnsi="Times New Roman"/>
          <w:sz w:val="24"/>
        </w:rPr>
      </w:pPr>
      <w:r w:rsidRPr="00304D94">
        <w:rPr>
          <w:rFonts w:ascii="Times New Roman" w:hAnsi="Times New Roman"/>
          <w:sz w:val="24"/>
        </w:rPr>
        <w:t xml:space="preserve">Norman, Y., Yeagle, E. M., Khuvis, S., Harel, M., Mehta, A. D., &amp; Malach, R. (2019). Hippocampal sharp-wave ripples linked to visual episodic recollection in humans.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365</w:t>
      </w:r>
      <w:r w:rsidRPr="00304D94">
        <w:rPr>
          <w:rFonts w:ascii="Times New Roman" w:hAnsi="Times New Roman"/>
          <w:sz w:val="24"/>
        </w:rPr>
        <w:t xml:space="preserve">(6454), eaax1030. </w:t>
      </w:r>
      <w:hyperlink r:id="rId40" w:history="1">
        <w:r w:rsidRPr="00304D94">
          <w:rPr>
            <w:rStyle w:val="Hyperlink"/>
            <w:rFonts w:ascii="Times New Roman" w:hAnsi="Times New Roman"/>
            <w:sz w:val="24"/>
          </w:rPr>
          <w:t>https://doi.org/10.1126/science.aax1030</w:t>
        </w:r>
      </w:hyperlink>
    </w:p>
    <w:p w14:paraId="756F2CCC" w14:textId="77777777" w:rsidR="00782275" w:rsidRPr="00304D94" w:rsidRDefault="00782275" w:rsidP="00782275">
      <w:pPr>
        <w:spacing w:line="480" w:lineRule="auto"/>
        <w:ind w:left="480" w:hanging="480"/>
        <w:jc w:val="left"/>
        <w:rPr>
          <w:rFonts w:ascii="Times New Roman" w:hAnsi="Times New Roman"/>
          <w:sz w:val="24"/>
        </w:rPr>
      </w:pPr>
      <w:r w:rsidRPr="004C1C19">
        <w:rPr>
          <w:rFonts w:ascii="Times New Roman" w:hAnsi="Times New Roman"/>
          <w:sz w:val="24"/>
        </w:rPr>
        <w:t xml:space="preserve">Norman, Y., Raccah, O., Liu, S., Parvizi, J., &amp; Malach, R. (2021). Hippocampal ripples and their coordinated dialogue with the default mode network during recent and remote recollection. </w:t>
      </w:r>
      <w:r w:rsidRPr="00407B95">
        <w:rPr>
          <w:rFonts w:ascii="Times New Roman" w:hAnsi="Times New Roman"/>
          <w:i/>
          <w:iCs/>
          <w:sz w:val="24"/>
        </w:rPr>
        <w:t>Neuron</w:t>
      </w:r>
      <w:r w:rsidRPr="004C1C19">
        <w:rPr>
          <w:rFonts w:ascii="Times New Roman" w:hAnsi="Times New Roman"/>
          <w:sz w:val="24"/>
        </w:rPr>
        <w:t>, 109(17), 2767-2780.e5. https://doi.org/10.1016/j.neuron.2021.06.020</w:t>
      </w:r>
    </w:p>
    <w:p w14:paraId="451678F5"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O’Keefe, J. (1976). Place units in the hippocampus of the freely moving rat. </w:t>
      </w:r>
      <w:r w:rsidRPr="00304D94">
        <w:rPr>
          <w:rFonts w:ascii="Times New Roman" w:hAnsi="Times New Roman"/>
          <w:i/>
          <w:sz w:val="24"/>
        </w:rPr>
        <w:t>Experimental Neurology</w:t>
      </w:r>
      <w:r w:rsidRPr="00304D94">
        <w:rPr>
          <w:rFonts w:ascii="Times New Roman" w:hAnsi="Times New Roman"/>
          <w:sz w:val="24"/>
        </w:rPr>
        <w:t xml:space="preserve">, </w:t>
      </w:r>
      <w:r w:rsidRPr="00304D94">
        <w:rPr>
          <w:rFonts w:ascii="Times New Roman" w:hAnsi="Times New Roman"/>
          <w:i/>
          <w:sz w:val="24"/>
        </w:rPr>
        <w:t>51</w:t>
      </w:r>
      <w:r w:rsidRPr="00304D94">
        <w:rPr>
          <w:rFonts w:ascii="Times New Roman" w:hAnsi="Times New Roman"/>
          <w:sz w:val="24"/>
        </w:rPr>
        <w:t xml:space="preserve">(1), 78–109. </w:t>
      </w:r>
      <w:hyperlink r:id="rId41" w:history="1">
        <w:r w:rsidRPr="00304D94">
          <w:rPr>
            <w:rStyle w:val="Hyperlink"/>
            <w:rFonts w:ascii="Times New Roman" w:hAnsi="Times New Roman"/>
            <w:sz w:val="24"/>
          </w:rPr>
          <w:t>https://doi.org/10.1016/0014-4886(76)90055-8</w:t>
        </w:r>
      </w:hyperlink>
    </w:p>
    <w:p w14:paraId="0A2B29BF"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O’Keefe, J., &amp; Dostrovsky, J. (1971). The hippocampus as a spatial map: Preliminary evidence </w:t>
      </w:r>
      <w:r w:rsidRPr="00304D94">
        <w:rPr>
          <w:rFonts w:ascii="Times New Roman" w:hAnsi="Times New Roman"/>
          <w:sz w:val="24"/>
        </w:rPr>
        <w:lastRenderedPageBreak/>
        <w:t xml:space="preserve">from unit activity in the freely-moving rat. </w:t>
      </w:r>
      <w:r w:rsidRPr="00304D94">
        <w:rPr>
          <w:rFonts w:ascii="Times New Roman" w:hAnsi="Times New Roman"/>
          <w:i/>
          <w:sz w:val="24"/>
        </w:rPr>
        <w:t>Brain Research</w:t>
      </w:r>
      <w:r w:rsidRPr="00304D94">
        <w:rPr>
          <w:rFonts w:ascii="Times New Roman" w:hAnsi="Times New Roman"/>
          <w:sz w:val="24"/>
        </w:rPr>
        <w:t xml:space="preserve">, </w:t>
      </w:r>
      <w:r w:rsidRPr="00304D94">
        <w:rPr>
          <w:rFonts w:ascii="Times New Roman" w:hAnsi="Times New Roman"/>
          <w:i/>
          <w:sz w:val="24"/>
        </w:rPr>
        <w:t>34</w:t>
      </w:r>
      <w:r w:rsidRPr="00304D94">
        <w:rPr>
          <w:rFonts w:ascii="Times New Roman" w:hAnsi="Times New Roman"/>
          <w:sz w:val="24"/>
        </w:rPr>
        <w:t xml:space="preserve">, 171–175. </w:t>
      </w:r>
      <w:hyperlink r:id="rId42" w:history="1">
        <w:r w:rsidRPr="00304D94">
          <w:rPr>
            <w:rStyle w:val="Hyperlink"/>
            <w:rFonts w:ascii="Times New Roman" w:hAnsi="Times New Roman"/>
            <w:sz w:val="24"/>
          </w:rPr>
          <w:t>https://doi.org/10.1016/0006-8993(71)90358-1</w:t>
        </w:r>
      </w:hyperlink>
    </w:p>
    <w:p w14:paraId="34ED3697"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Quyen, M. L. V., Bragin, A., Staba, R., Crépon, B., Wilson, C. L., &amp; Engel, J. (2008). Cell Type-Specific Firing during Ripple Oscillations in the Hippocampal Formation of Humans. </w:t>
      </w:r>
      <w:r w:rsidRPr="00304D94">
        <w:rPr>
          <w:rFonts w:ascii="Times New Roman" w:hAnsi="Times New Roman"/>
          <w:i/>
          <w:sz w:val="24"/>
        </w:rPr>
        <w:t>Journal of Neuroscience</w:t>
      </w:r>
      <w:r w:rsidRPr="00304D94">
        <w:rPr>
          <w:rFonts w:ascii="Times New Roman" w:hAnsi="Times New Roman"/>
          <w:sz w:val="24"/>
        </w:rPr>
        <w:t xml:space="preserve">, </w:t>
      </w:r>
      <w:r w:rsidRPr="00304D94">
        <w:rPr>
          <w:rFonts w:ascii="Times New Roman" w:hAnsi="Times New Roman"/>
          <w:i/>
          <w:sz w:val="24"/>
        </w:rPr>
        <w:t>28</w:t>
      </w:r>
      <w:r w:rsidRPr="00304D94">
        <w:rPr>
          <w:rFonts w:ascii="Times New Roman" w:hAnsi="Times New Roman"/>
          <w:sz w:val="24"/>
        </w:rPr>
        <w:t xml:space="preserve">(24), 6104–6110. </w:t>
      </w:r>
      <w:hyperlink r:id="rId43" w:history="1">
        <w:r w:rsidRPr="00304D94">
          <w:rPr>
            <w:rStyle w:val="Hyperlink"/>
            <w:rFonts w:ascii="Times New Roman" w:hAnsi="Times New Roman"/>
            <w:sz w:val="24"/>
          </w:rPr>
          <w:t>https://doi.org/10.1523/JNEUROSCI.0437-08.2008</w:t>
        </w:r>
      </w:hyperlink>
    </w:p>
    <w:p w14:paraId="0B540D29"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Rousseeuw, P. J. (1987). Silhouettes: A graphical aid to the interpretation and validation of cluster analysis. </w:t>
      </w:r>
      <w:r w:rsidRPr="00304D94">
        <w:rPr>
          <w:rFonts w:ascii="Times New Roman" w:hAnsi="Times New Roman"/>
          <w:i/>
          <w:sz w:val="24"/>
        </w:rPr>
        <w:t>Journal of Computational and Applied Mathematics</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 53–65. </w:t>
      </w:r>
      <w:hyperlink r:id="rId44" w:history="1">
        <w:r w:rsidRPr="00304D94">
          <w:rPr>
            <w:rStyle w:val="Hyperlink"/>
            <w:rFonts w:ascii="Times New Roman" w:hAnsi="Times New Roman"/>
            <w:sz w:val="24"/>
          </w:rPr>
          <w:t>https://doi.org/10.1016/0377-0427(87)90125-7</w:t>
        </w:r>
      </w:hyperlink>
    </w:p>
    <w:p w14:paraId="32898A41"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Royer, S., Zemelman, B. V., Losonczy, A., Kim, J., Chance, F., Magee, J. C., &amp; Buzsáki, G. (2012). Control of timing, rate and bursts of hippocampal place cells by dendritic and somatic inhibition.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15</w:t>
      </w:r>
      <w:r w:rsidRPr="00304D94">
        <w:rPr>
          <w:rFonts w:ascii="Times New Roman" w:hAnsi="Times New Roman"/>
          <w:sz w:val="24"/>
        </w:rPr>
        <w:t xml:space="preserve">(5), Article 5. </w:t>
      </w:r>
      <w:hyperlink r:id="rId45" w:history="1">
        <w:r w:rsidRPr="00304D94">
          <w:rPr>
            <w:rStyle w:val="Hyperlink"/>
            <w:rFonts w:ascii="Times New Roman" w:hAnsi="Times New Roman"/>
            <w:sz w:val="24"/>
          </w:rPr>
          <w:t>https://doi.org/10.1038/nn.3077</w:t>
        </w:r>
      </w:hyperlink>
    </w:p>
    <w:p w14:paraId="6189A778"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Schomburg, E. W., Anastassiou, C. A., Buzsáki, G., &amp; Koch, C. (2012). The Spiking Component of Oscillatory Extracellular Potentials in the Rat Hippocampus. </w:t>
      </w:r>
      <w:r w:rsidRPr="00304D94">
        <w:rPr>
          <w:rFonts w:ascii="Times New Roman" w:hAnsi="Times New Roman" w:cs="Times New Roman"/>
          <w:i/>
          <w:iCs/>
          <w:sz w:val="24"/>
          <w:szCs w:val="24"/>
        </w:rPr>
        <w:t>The 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32</w:t>
      </w:r>
      <w:r w:rsidRPr="00304D94">
        <w:rPr>
          <w:rFonts w:ascii="Times New Roman" w:hAnsi="Times New Roman" w:cs="Times New Roman"/>
          <w:sz w:val="24"/>
          <w:szCs w:val="24"/>
        </w:rPr>
        <w:t xml:space="preserve">(34), 11798–11811. </w:t>
      </w:r>
      <w:hyperlink r:id="rId46" w:history="1">
        <w:r w:rsidRPr="00304D94">
          <w:rPr>
            <w:rStyle w:val="Hyperlink"/>
            <w:rFonts w:ascii="Times New Roman" w:hAnsi="Times New Roman" w:cs="Times New Roman"/>
            <w:sz w:val="24"/>
            <w:szCs w:val="24"/>
          </w:rPr>
          <w:t>https://doi.org/10.1523/JNEUROSCI.0656-12.2012</w:t>
        </w:r>
      </w:hyperlink>
    </w:p>
    <w:p w14:paraId="78EA87D9"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Scoville, W. B., &amp; Milner, B. (1957). LOSS OF RECENT MEMORY AFTER BILATERAL HIPPOCAMPAL LESIONS. </w:t>
      </w:r>
      <w:r w:rsidRPr="00304D94">
        <w:rPr>
          <w:rFonts w:ascii="Times New Roman" w:hAnsi="Times New Roman" w:cs="Times New Roman"/>
          <w:i/>
          <w:iCs/>
          <w:sz w:val="24"/>
          <w:szCs w:val="24"/>
        </w:rPr>
        <w:t>Journal of Neurology, Neurosurgery, and Psychiatry</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20</w:t>
      </w:r>
      <w:r w:rsidRPr="00304D94">
        <w:rPr>
          <w:rFonts w:ascii="Times New Roman" w:hAnsi="Times New Roman" w:cs="Times New Roman"/>
          <w:sz w:val="24"/>
          <w:szCs w:val="24"/>
        </w:rPr>
        <w:t>(1), 11–21.</w:t>
      </w:r>
    </w:p>
    <w:p w14:paraId="586A8731"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Squire, L. R. (2009). The Legacy of Patient H.M. for Neuroscience. </w:t>
      </w:r>
      <w:r w:rsidRPr="00304D94">
        <w:rPr>
          <w:rFonts w:ascii="Times New Roman" w:hAnsi="Times New Roman"/>
          <w:i/>
          <w:sz w:val="24"/>
        </w:rPr>
        <w:t>Neuron</w:t>
      </w:r>
      <w:r w:rsidRPr="00304D94">
        <w:rPr>
          <w:rFonts w:ascii="Times New Roman" w:hAnsi="Times New Roman"/>
          <w:sz w:val="24"/>
        </w:rPr>
        <w:t xml:space="preserve">, </w:t>
      </w:r>
      <w:r w:rsidRPr="00304D94">
        <w:rPr>
          <w:rFonts w:ascii="Times New Roman" w:hAnsi="Times New Roman"/>
          <w:i/>
          <w:sz w:val="24"/>
        </w:rPr>
        <w:t>61</w:t>
      </w:r>
      <w:r w:rsidRPr="00304D94">
        <w:rPr>
          <w:rFonts w:ascii="Times New Roman" w:hAnsi="Times New Roman"/>
          <w:sz w:val="24"/>
        </w:rPr>
        <w:t xml:space="preserve">(1), 6–9. </w:t>
      </w:r>
      <w:hyperlink r:id="rId47" w:history="1">
        <w:r w:rsidRPr="00304D94">
          <w:rPr>
            <w:rStyle w:val="Hyperlink"/>
            <w:rFonts w:ascii="Times New Roman" w:hAnsi="Times New Roman"/>
            <w:sz w:val="24"/>
          </w:rPr>
          <w:t>https://doi.org/10.1016/j.neuron.2008.12.023</w:t>
        </w:r>
      </w:hyperlink>
    </w:p>
    <w:p w14:paraId="09D14A48"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Strange, B. A., Witter, M. P., Lein, E. S., &amp; Moser, E. I. (2014). Functional organization of the hippocampal longitudinal axis. </w:t>
      </w:r>
      <w:r w:rsidRPr="00304D94">
        <w:rPr>
          <w:rFonts w:ascii="Times New Roman" w:hAnsi="Times New Roman" w:cs="Times New Roman"/>
          <w:i/>
          <w:iCs/>
          <w:sz w:val="24"/>
          <w:szCs w:val="24"/>
        </w:rPr>
        <w:t>Nature Reviews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15</w:t>
      </w:r>
      <w:r w:rsidRPr="00304D94">
        <w:rPr>
          <w:rFonts w:ascii="Times New Roman" w:hAnsi="Times New Roman" w:cs="Times New Roman"/>
          <w:sz w:val="24"/>
          <w:szCs w:val="24"/>
        </w:rPr>
        <w:t xml:space="preserve">(10), Article 10. </w:t>
      </w:r>
      <w:hyperlink r:id="rId48" w:history="1">
        <w:r w:rsidRPr="00304D94">
          <w:rPr>
            <w:rStyle w:val="Hyperlink"/>
            <w:rFonts w:ascii="Times New Roman" w:hAnsi="Times New Roman" w:cs="Times New Roman"/>
            <w:sz w:val="24"/>
            <w:szCs w:val="24"/>
          </w:rPr>
          <w:t>https://doi.org/10.1038/nrn3785</w:t>
        </w:r>
      </w:hyperlink>
    </w:p>
    <w:p w14:paraId="3D1B59B7"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van Strien, N. M., Cappaert, N. L. M., &amp; Witter, M. P. (2009). The anatomy of memory: An interactive overview of the parahippocampal–hippocampal network. </w:t>
      </w:r>
      <w:r w:rsidRPr="00304D94">
        <w:rPr>
          <w:rFonts w:ascii="Times New Roman" w:hAnsi="Times New Roman" w:cs="Times New Roman"/>
          <w:i/>
          <w:iCs/>
          <w:sz w:val="24"/>
          <w:szCs w:val="24"/>
        </w:rPr>
        <w:t>Nature Reviews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10</w:t>
      </w:r>
      <w:r w:rsidRPr="00304D94">
        <w:rPr>
          <w:rFonts w:ascii="Times New Roman" w:hAnsi="Times New Roman" w:cs="Times New Roman"/>
          <w:sz w:val="24"/>
          <w:szCs w:val="24"/>
        </w:rPr>
        <w:t xml:space="preserve">(4), Article 4. </w:t>
      </w:r>
      <w:hyperlink r:id="rId49" w:history="1">
        <w:r w:rsidRPr="00304D94">
          <w:rPr>
            <w:rStyle w:val="Hyperlink"/>
            <w:rFonts w:ascii="Times New Roman" w:hAnsi="Times New Roman" w:cs="Times New Roman"/>
            <w:sz w:val="24"/>
            <w:szCs w:val="24"/>
          </w:rPr>
          <w:t>https://doi.org/10.1038/nrn2614</w:t>
        </w:r>
      </w:hyperlink>
    </w:p>
    <w:p w14:paraId="5D4D85BD"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van Vugt, M. K., Schulze-Bonhage, A., Litt, B., Brandt, A., &amp; Kahana, M. J. (2010). Hippocampal Gamma Oscillations Increase with Memory Load. </w:t>
      </w:r>
      <w:r w:rsidRPr="00304D94">
        <w:rPr>
          <w:rFonts w:ascii="Times New Roman" w:hAnsi="Times New Roman" w:cs="Times New Roman"/>
          <w:i/>
          <w:iCs/>
          <w:sz w:val="24"/>
          <w:szCs w:val="24"/>
        </w:rPr>
        <w:t>The 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30</w:t>
      </w:r>
      <w:r w:rsidRPr="00304D94">
        <w:rPr>
          <w:rFonts w:ascii="Times New Roman" w:hAnsi="Times New Roman" w:cs="Times New Roman"/>
          <w:sz w:val="24"/>
          <w:szCs w:val="24"/>
        </w:rPr>
        <w:t xml:space="preserve">(7), 2694–2699. </w:t>
      </w:r>
      <w:hyperlink r:id="rId50" w:history="1">
        <w:r w:rsidRPr="00304D94">
          <w:rPr>
            <w:rStyle w:val="Hyperlink"/>
            <w:rFonts w:ascii="Times New Roman" w:hAnsi="Times New Roman" w:cs="Times New Roman"/>
            <w:sz w:val="24"/>
            <w:szCs w:val="24"/>
          </w:rPr>
          <w:t>https://doi.org/10.1523/JNEUROSCI.0567-09.2010</w:t>
        </w:r>
      </w:hyperlink>
    </w:p>
    <w:p w14:paraId="02108FB6"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Virtanen, P., Gommers, R., Oliphant, T. E., Haberland, M., Reddy, T., Cournapeau, D., Burovski, E., Peterson, P., Weckesser, W., Bright, J., van der Walt, S. J., Brett, M., Wilson, J., Millman, K. J., Mayorov, N., Nelson, A. R. J., Jones, E., Kern, R., Larson, E., … SciPy 1. 0 Contributors. (2020). SciPy 1.0: Fundamental algorithms for scientific computing in Python. </w:t>
      </w:r>
      <w:r w:rsidRPr="00304D94">
        <w:rPr>
          <w:rFonts w:ascii="Times New Roman" w:hAnsi="Times New Roman"/>
          <w:i/>
          <w:sz w:val="24"/>
        </w:rPr>
        <w:t>Nature Methods</w:t>
      </w:r>
      <w:r w:rsidRPr="00304D94">
        <w:rPr>
          <w:rFonts w:ascii="Times New Roman" w:hAnsi="Times New Roman"/>
          <w:sz w:val="24"/>
        </w:rPr>
        <w:t xml:space="preserve">, </w:t>
      </w:r>
      <w:r w:rsidRPr="00304D94">
        <w:rPr>
          <w:rFonts w:ascii="Times New Roman" w:hAnsi="Times New Roman"/>
          <w:i/>
          <w:sz w:val="24"/>
        </w:rPr>
        <w:t>17</w:t>
      </w:r>
      <w:r w:rsidRPr="00304D94">
        <w:rPr>
          <w:rFonts w:ascii="Times New Roman" w:hAnsi="Times New Roman"/>
          <w:sz w:val="24"/>
        </w:rPr>
        <w:t xml:space="preserve">, 261–272. </w:t>
      </w:r>
      <w:hyperlink r:id="rId51" w:history="1">
        <w:r w:rsidRPr="00304D94">
          <w:rPr>
            <w:rStyle w:val="Hyperlink"/>
            <w:rFonts w:ascii="Times New Roman" w:hAnsi="Times New Roman"/>
            <w:sz w:val="24"/>
          </w:rPr>
          <w:t>https://doi.org/10.1038/s41592-019-0686-2</w:t>
        </w:r>
      </w:hyperlink>
    </w:p>
    <w:p w14:paraId="5065E9BF"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Wilson, M. A., &amp; McNaughton, B. L. (1994). Reactivation of hippocampal ensemble memories during sleep. </w:t>
      </w:r>
      <w:r w:rsidRPr="00304D94">
        <w:rPr>
          <w:rFonts w:ascii="Times New Roman" w:hAnsi="Times New Roman" w:cs="Times New Roman"/>
          <w:i/>
          <w:iCs/>
          <w:sz w:val="24"/>
          <w:szCs w:val="24"/>
        </w:rPr>
        <w:t>Science (New York, N.Y.)</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265</w:t>
      </w:r>
      <w:r w:rsidRPr="00304D94">
        <w:rPr>
          <w:rFonts w:ascii="Times New Roman" w:hAnsi="Times New Roman" w:cs="Times New Roman"/>
          <w:sz w:val="24"/>
          <w:szCs w:val="24"/>
        </w:rPr>
        <w:t xml:space="preserve">(5172), 676–679. </w:t>
      </w:r>
      <w:hyperlink r:id="rId52" w:history="1">
        <w:r w:rsidRPr="00304D94">
          <w:rPr>
            <w:rStyle w:val="Hyperlink"/>
            <w:rFonts w:ascii="Times New Roman" w:hAnsi="Times New Roman" w:cs="Times New Roman"/>
            <w:sz w:val="24"/>
            <w:szCs w:val="24"/>
          </w:rPr>
          <w:t>https://doi.org/10.1126/science.8036517</w:t>
        </w:r>
      </w:hyperlink>
    </w:p>
    <w:p w14:paraId="70C519CE" w14:textId="77777777" w:rsidR="00782275" w:rsidRPr="00304D94" w:rsidRDefault="00782275" w:rsidP="00782275">
      <w:pPr>
        <w:spacing w:line="480" w:lineRule="auto"/>
        <w:ind w:left="480" w:hanging="480"/>
        <w:jc w:val="left"/>
        <w:rPr>
          <w:rFonts w:ascii="Times New Roman" w:hAnsi="Times New Roman"/>
          <w:sz w:val="24"/>
        </w:rPr>
      </w:pPr>
      <w:r w:rsidRPr="00304D94">
        <w:rPr>
          <w:rFonts w:ascii="Times New Roman" w:hAnsi="Times New Roman"/>
          <w:sz w:val="24"/>
        </w:rPr>
        <w:t xml:space="preserve">Yu, B. M., Cunningham, J. P., Santhanam, G., Ryu, S. I., Shenoy, K. V., &amp; Sahani, M. (2009). Gaussian-Process Factor Analysis for Low-Dimensional Single-Trial Analysis of Neural Population Activity. </w:t>
      </w:r>
      <w:r w:rsidRPr="00304D94">
        <w:rPr>
          <w:rFonts w:ascii="Times New Roman" w:hAnsi="Times New Roman"/>
          <w:i/>
          <w:sz w:val="24"/>
        </w:rPr>
        <w:t>Journal of Neurophysiology</w:t>
      </w:r>
      <w:r w:rsidRPr="00304D94">
        <w:rPr>
          <w:rFonts w:ascii="Times New Roman" w:hAnsi="Times New Roman"/>
          <w:sz w:val="24"/>
        </w:rPr>
        <w:t xml:space="preserve">, </w:t>
      </w:r>
      <w:r w:rsidRPr="00304D94">
        <w:rPr>
          <w:rFonts w:ascii="Times New Roman" w:hAnsi="Times New Roman"/>
          <w:i/>
          <w:sz w:val="24"/>
        </w:rPr>
        <w:t>102</w:t>
      </w:r>
      <w:r w:rsidRPr="00304D94">
        <w:rPr>
          <w:rFonts w:ascii="Times New Roman" w:hAnsi="Times New Roman"/>
          <w:sz w:val="24"/>
        </w:rPr>
        <w:t xml:space="preserve">(1), 614–635. </w:t>
      </w:r>
      <w:hyperlink r:id="rId53" w:history="1">
        <w:r w:rsidRPr="00304D94">
          <w:rPr>
            <w:rStyle w:val="Hyperlink"/>
            <w:rFonts w:ascii="Times New Roman" w:hAnsi="Times New Roman"/>
            <w:sz w:val="24"/>
          </w:rPr>
          <w:t>https://doi.org/10.1152/jn.90941.2008</w:t>
        </w:r>
      </w:hyperlink>
    </w:p>
    <w:p w14:paraId="547BE760" w14:textId="77777777" w:rsidR="00782275" w:rsidRPr="00304D94" w:rsidRDefault="00782275" w:rsidP="00782275">
      <w:pPr>
        <w:spacing w:line="480" w:lineRule="auto"/>
        <w:ind w:left="480" w:hanging="480"/>
        <w:jc w:val="left"/>
        <w:rPr>
          <w:rFonts w:ascii="Times New Roman" w:hAnsi="Times New Roman" w:cs="Times New Roman"/>
          <w:sz w:val="24"/>
          <w:szCs w:val="24"/>
        </w:rPr>
      </w:pPr>
      <w:r w:rsidRPr="00304D94">
        <w:rPr>
          <w:rFonts w:ascii="Times New Roman" w:hAnsi="Times New Roman"/>
          <w:sz w:val="24"/>
        </w:rPr>
        <w:t xml:space="preserve">Zhang, H., Rich, P. D., Lee, A. K., &amp; Sharpee, T. O. (2022). Hippocampal spatial representations exhibit a hyperbolic geometry that expands with experience. </w:t>
      </w:r>
      <w:r w:rsidRPr="00304D94">
        <w:rPr>
          <w:rFonts w:ascii="Times New Roman" w:hAnsi="Times New Roman"/>
          <w:i/>
          <w:sz w:val="24"/>
        </w:rPr>
        <w:t>Nature Neuroscience</w:t>
      </w:r>
      <w:r w:rsidRPr="00304D94">
        <w:rPr>
          <w:rFonts w:ascii="Times New Roman" w:hAnsi="Times New Roman"/>
          <w:sz w:val="24"/>
        </w:rPr>
        <w:t xml:space="preserve">. </w:t>
      </w:r>
      <w:hyperlink r:id="rId54" w:history="1">
        <w:r w:rsidRPr="00304D94">
          <w:rPr>
            <w:rStyle w:val="Hyperlink"/>
            <w:rFonts w:ascii="Times New Roman" w:hAnsi="Times New Roman"/>
            <w:sz w:val="24"/>
          </w:rPr>
          <w:t>https://doi.org/10.1038/s41593-022-01212-4</w:t>
        </w:r>
      </w:hyperlink>
    </w:p>
    <w:p w14:paraId="30682B50" w14:textId="77777777" w:rsidR="00782275" w:rsidRPr="00304D94" w:rsidRDefault="00782275" w:rsidP="00A77519">
      <w:pPr>
        <w:rPr>
          <w:rFonts w:ascii="Times New Roman" w:hAnsi="Times New Roman" w:cs="Times New Roman"/>
          <w:color w:val="BFBFBF" w:themeColor="background1" w:themeShade="BF"/>
          <w:sz w:val="24"/>
          <w:szCs w:val="24"/>
        </w:rPr>
      </w:pPr>
    </w:p>
    <w:p w14:paraId="64DA9628" w14:textId="77777777" w:rsidR="00782275" w:rsidRDefault="00782275" w:rsidP="00782275">
      <w:pPr>
        <w:spacing w:line="360" w:lineRule="auto"/>
        <w:contextualSpacing/>
        <w:jc w:val="left"/>
        <w:rPr>
          <w:rFonts w:ascii="Times New Roman" w:hAnsi="Times New Roman" w:cs="Times New Roman"/>
          <w:sz w:val="24"/>
          <w:szCs w:val="24"/>
        </w:rPr>
      </w:pPr>
    </w:p>
    <w:p w14:paraId="1E89A9B6" w14:textId="77777777" w:rsidR="00782275" w:rsidRPr="00304D94" w:rsidRDefault="00782275" w:rsidP="00961BF6">
      <w:pPr>
        <w:spacing w:line="360" w:lineRule="auto"/>
        <w:contextualSpacing/>
        <w:jc w:val="left"/>
        <w:rPr>
          <w:rFonts w:ascii="Times New Roman" w:hAnsi="Times New Roman" w:cs="Times New Roman"/>
          <w:sz w:val="24"/>
          <w:szCs w:val="24"/>
        </w:rPr>
      </w:pPr>
    </w:p>
    <w:p w14:paraId="65D70588" w14:textId="370F0D5C" w:rsidR="0026180E" w:rsidRPr="00304D94" w:rsidRDefault="000A1299" w:rsidP="006E7BFE">
      <w:pPr>
        <w:spacing w:line="360" w:lineRule="auto"/>
        <w:contextualSpacing/>
        <w:jc w:val="left"/>
        <w:rPr>
          <w:rFonts w:ascii="Times New Roman" w:eastAsia="Yu Mincho" w:hAnsi="Times New Roman" w:cs="Times New Roman"/>
          <w:b/>
          <w:bCs/>
          <w:sz w:val="24"/>
          <w:szCs w:val="24"/>
        </w:rPr>
      </w:pPr>
      <w:r>
        <w:rPr>
          <w:rFonts w:ascii="Times New Roman" w:eastAsia="Yu Mincho" w:hAnsi="Times New Roman" w:cs="Times New Roman"/>
          <w:b/>
          <w:bCs/>
          <w:sz w:val="24"/>
          <w:szCs w:val="24"/>
        </w:rPr>
        <w:br w:type="column"/>
      </w:r>
      <w:r w:rsidRPr="00304D94">
        <w:rPr>
          <w:rFonts w:ascii="Times New Roman" w:eastAsia="Yu Mincho" w:hAnsi="Times New Roman" w:cs="Times New Roman"/>
          <w:b/>
          <w:bCs/>
          <w:sz w:val="24"/>
          <w:szCs w:val="24"/>
        </w:rPr>
        <w:lastRenderedPageBreak/>
        <w:t>Contributors</w:t>
      </w:r>
    </w:p>
    <w:p w14:paraId="341071AE" w14:textId="53397D54" w:rsidR="00DB61D7"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Y.W. </w:t>
      </w:r>
      <w:r w:rsidR="00F060B8">
        <w:rPr>
          <w:rFonts w:ascii="Times New Roman" w:hAnsi="Times New Roman" w:cs="Times New Roman"/>
          <w:sz w:val="24"/>
          <w:szCs w:val="24"/>
        </w:rPr>
        <w:t xml:space="preserve">and T.Y. </w:t>
      </w:r>
      <w:r w:rsidRPr="00304D94">
        <w:rPr>
          <w:rFonts w:ascii="Times New Roman" w:hAnsi="Times New Roman" w:cs="Times New Roman"/>
          <w:sz w:val="24"/>
          <w:szCs w:val="24"/>
        </w:rPr>
        <w:t>conceptualized the study; Y.W. performed the data analysis; Y.W. and T.Y. wrote the original draft; and all authors reviewed the final manuscript.</w:t>
      </w:r>
    </w:p>
    <w:p w14:paraId="0D58B1A2" w14:textId="77777777" w:rsidR="00DB61D7" w:rsidRPr="00304D94" w:rsidRDefault="00DB61D7" w:rsidP="006E7BFE">
      <w:pPr>
        <w:spacing w:line="360" w:lineRule="auto"/>
        <w:contextualSpacing/>
        <w:jc w:val="left"/>
        <w:rPr>
          <w:rFonts w:ascii="Times New Roman" w:hAnsi="Times New Roman" w:cs="Times New Roman"/>
          <w:b/>
          <w:bCs/>
          <w:sz w:val="24"/>
          <w:szCs w:val="24"/>
        </w:rPr>
      </w:pPr>
    </w:p>
    <w:p w14:paraId="00B504FB" w14:textId="684BAAFF" w:rsidR="00296D90"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eastAsia="Yu Mincho" w:hAnsi="Times New Roman" w:cs="Times New Roman"/>
          <w:b/>
          <w:bCs/>
          <w:sz w:val="24"/>
          <w:szCs w:val="24"/>
        </w:rPr>
        <w:t>Acknowledgments</w:t>
      </w:r>
    </w:p>
    <w:p w14:paraId="1EFBC287" w14:textId="00B4E610" w:rsidR="001956D4" w:rsidRPr="00304D94" w:rsidRDefault="00000000" w:rsidP="006E7BFE">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This research was funded by a grant from the Exploratory Research for Advanced Technology (JPMJER1801)</w:t>
      </w:r>
      <w:r w:rsidRPr="00304D94">
        <w:rPr>
          <w:rFonts w:ascii="Times New Roman" w:hAnsi="Times New Roman" w:cs="Times New Roman"/>
          <w:color w:val="000000"/>
          <w:sz w:val="24"/>
          <w:szCs w:val="24"/>
        </w:rPr>
        <w:t>.</w:t>
      </w:r>
    </w:p>
    <w:p w14:paraId="381366FD" w14:textId="77777777" w:rsidR="00FE067E" w:rsidRPr="00304D94" w:rsidRDefault="00FE067E" w:rsidP="006E7BFE">
      <w:pPr>
        <w:spacing w:line="360" w:lineRule="auto"/>
        <w:contextualSpacing/>
        <w:jc w:val="left"/>
        <w:rPr>
          <w:rFonts w:ascii="Times New Roman" w:hAnsi="Times New Roman" w:cs="Times New Roman"/>
          <w:color w:val="BFBFBF" w:themeColor="background1" w:themeShade="BF"/>
          <w:sz w:val="24"/>
          <w:szCs w:val="24"/>
        </w:rPr>
      </w:pPr>
    </w:p>
    <w:p w14:paraId="5B62D100" w14:textId="77777777" w:rsidR="00FE067E"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Declaration of interests</w:t>
      </w:r>
    </w:p>
    <w:p w14:paraId="78F8C5B6" w14:textId="1648D2D5" w:rsidR="00FE067E"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The authors declare that they have no competing interests.</w:t>
      </w:r>
    </w:p>
    <w:p w14:paraId="3B6E4D29" w14:textId="514F5674" w:rsidR="00F244A3" w:rsidRPr="00304D94" w:rsidRDefault="00F244A3" w:rsidP="006E7BFE">
      <w:pPr>
        <w:widowControl/>
        <w:spacing w:line="360" w:lineRule="auto"/>
        <w:contextualSpacing/>
        <w:jc w:val="left"/>
        <w:rPr>
          <w:rFonts w:ascii="Times New Roman" w:hAnsi="Times New Roman" w:cs="Times New Roman"/>
          <w:color w:val="BFBFBF" w:themeColor="background1" w:themeShade="BF"/>
          <w:sz w:val="24"/>
          <w:szCs w:val="24"/>
        </w:rPr>
      </w:pPr>
    </w:p>
    <w:p w14:paraId="17A6C0D6" w14:textId="77777777" w:rsidR="0027409B" w:rsidRPr="00304D94" w:rsidRDefault="002E5F07"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br w:type="column"/>
      </w:r>
      <w:r w:rsidRPr="00304D94">
        <w:rPr>
          <w:rFonts w:ascii="Times New Roman" w:hAnsi="Times New Roman" w:cs="Times New Roman"/>
          <w:b/>
          <w:bCs/>
        </w:rPr>
        <w:lastRenderedPageBreak/>
        <w:t>Tables</w:t>
      </w:r>
    </w:p>
    <w:p w14:paraId="152EC7C6" w14:textId="01CFB030" w:rsidR="00E05EA0" w:rsidRPr="00304D94" w:rsidRDefault="001B4BD9" w:rsidP="006E7BFE">
      <w:pPr>
        <w:pStyle w:val="Heading2"/>
        <w:spacing w:line="360" w:lineRule="auto"/>
        <w:rPr>
          <w:rFonts w:ascii="Times New Roman" w:hAnsi="Times New Roman" w:cs="Times New Roman"/>
          <w:b/>
          <w:bCs/>
          <w:sz w:val="24"/>
          <w:szCs w:val="24"/>
        </w:rPr>
      </w:pPr>
      <w:r w:rsidRPr="00304D94">
        <w:rPr>
          <w:rFonts w:ascii="Times New Roman" w:hAnsi="Times New Roman" w:cs="Times New Roman"/>
          <w:b/>
          <w:bCs/>
          <w:sz w:val="24"/>
          <w:szCs w:val="18"/>
        </w:rPr>
        <w:t>Table 1. Electrode positions of the dataset</w:t>
      </w:r>
    </w:p>
    <w:tbl>
      <w:tblPr>
        <w:tblW w:w="8200" w:type="dxa"/>
        <w:tblCellMar>
          <w:left w:w="0" w:type="dxa"/>
          <w:right w:w="0" w:type="dxa"/>
        </w:tblCellMar>
        <w:tblLook w:val="04A0" w:firstRow="1" w:lastRow="0" w:firstColumn="1" w:lastColumn="0" w:noHBand="0" w:noVBand="1"/>
      </w:tblPr>
      <w:tblGrid>
        <w:gridCol w:w="1060"/>
        <w:gridCol w:w="920"/>
        <w:gridCol w:w="481"/>
        <w:gridCol w:w="519"/>
        <w:gridCol w:w="481"/>
        <w:gridCol w:w="519"/>
        <w:gridCol w:w="481"/>
        <w:gridCol w:w="519"/>
        <w:gridCol w:w="472"/>
        <w:gridCol w:w="528"/>
        <w:gridCol w:w="220"/>
        <w:gridCol w:w="2000"/>
      </w:tblGrid>
      <w:tr w:rsidR="00A00E48" w:rsidRPr="00304D94" w14:paraId="29E2D5E3" w14:textId="77777777" w:rsidTr="00A87CCA">
        <w:trPr>
          <w:trHeight w:val="240"/>
        </w:trPr>
        <w:tc>
          <w:tcPr>
            <w:tcW w:w="1060" w:type="dxa"/>
            <w:tcBorders>
              <w:top w:val="nil"/>
              <w:left w:val="nil"/>
              <w:bottom w:val="nil"/>
              <w:right w:val="nil"/>
            </w:tcBorders>
            <w:shd w:val="clear" w:color="auto" w:fill="auto"/>
            <w:noWrap/>
            <w:tcMar>
              <w:top w:w="15" w:type="dxa"/>
              <w:left w:w="15" w:type="dxa"/>
              <w:bottom w:w="0" w:type="dxa"/>
              <w:right w:w="15" w:type="dxa"/>
            </w:tcMar>
            <w:vAlign w:val="center"/>
            <w:hideMark/>
          </w:tcPr>
          <w:p w14:paraId="09A85E4B" w14:textId="77777777" w:rsidR="00A87CCA" w:rsidRPr="00304D94" w:rsidRDefault="00A87CCA">
            <w:pPr>
              <w:widowControl/>
              <w:jc w:val="left"/>
            </w:pPr>
          </w:p>
        </w:tc>
        <w:tc>
          <w:tcPr>
            <w:tcW w:w="920" w:type="dxa"/>
            <w:tcBorders>
              <w:top w:val="nil"/>
              <w:left w:val="nil"/>
              <w:bottom w:val="nil"/>
              <w:right w:val="nil"/>
            </w:tcBorders>
            <w:shd w:val="clear" w:color="auto" w:fill="auto"/>
            <w:noWrap/>
            <w:tcMar>
              <w:top w:w="15" w:type="dxa"/>
              <w:left w:w="15" w:type="dxa"/>
              <w:bottom w:w="0" w:type="dxa"/>
              <w:right w:w="15" w:type="dxa"/>
            </w:tcMar>
            <w:vAlign w:val="center"/>
            <w:hideMark/>
          </w:tcPr>
          <w:p w14:paraId="1B360BB6" w14:textId="77777777" w:rsidR="00A87CCA" w:rsidRPr="00304D94" w:rsidRDefault="00A87CCA">
            <w:pPr>
              <w:jc w:val="center"/>
              <w:rPr>
                <w:sz w:val="20"/>
                <w:szCs w:val="20"/>
              </w:rPr>
            </w:pP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036BFBE5"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Hipp. head</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60AB2B33"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Hipp. Body</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21A52769"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EC</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57E59F7D"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Amy.</w:t>
            </w:r>
          </w:p>
        </w:tc>
        <w:tc>
          <w:tcPr>
            <w:tcW w:w="220" w:type="dxa"/>
            <w:tcBorders>
              <w:top w:val="nil"/>
              <w:left w:val="nil"/>
              <w:bottom w:val="nil"/>
              <w:right w:val="nil"/>
            </w:tcBorders>
            <w:shd w:val="clear" w:color="auto" w:fill="auto"/>
            <w:noWrap/>
            <w:tcMar>
              <w:top w:w="15" w:type="dxa"/>
              <w:left w:w="15" w:type="dxa"/>
              <w:bottom w:w="0" w:type="dxa"/>
              <w:right w:w="15" w:type="dxa"/>
            </w:tcMar>
            <w:vAlign w:val="center"/>
            <w:hideMark/>
          </w:tcPr>
          <w:p w14:paraId="1F246F08" w14:textId="77777777" w:rsidR="00A87CCA" w:rsidRPr="00304D94" w:rsidRDefault="00A87CCA">
            <w:pPr>
              <w:jc w:val="center"/>
              <w:rPr>
                <w:rFonts w:ascii="Arial" w:hAnsi="Arial" w:cs="Arial"/>
                <w:color w:val="000000"/>
                <w:sz w:val="18"/>
                <w:szCs w:val="18"/>
              </w:rPr>
            </w:pPr>
          </w:p>
        </w:tc>
        <w:tc>
          <w:tcPr>
            <w:tcW w:w="2000" w:type="dxa"/>
            <w:tcBorders>
              <w:top w:val="nil"/>
              <w:left w:val="nil"/>
              <w:bottom w:val="nil"/>
              <w:right w:val="nil"/>
            </w:tcBorders>
            <w:shd w:val="clear" w:color="auto" w:fill="auto"/>
            <w:noWrap/>
            <w:tcMar>
              <w:top w:w="15" w:type="dxa"/>
              <w:left w:w="15" w:type="dxa"/>
              <w:bottom w:w="0" w:type="dxa"/>
              <w:right w:w="15" w:type="dxa"/>
            </w:tcMar>
            <w:vAlign w:val="center"/>
            <w:hideMark/>
          </w:tcPr>
          <w:p w14:paraId="53C4399B" w14:textId="77777777" w:rsidR="00A87CCA" w:rsidRPr="00304D94" w:rsidRDefault="00A87CCA">
            <w:pPr>
              <w:jc w:val="center"/>
              <w:rPr>
                <w:sz w:val="20"/>
                <w:szCs w:val="20"/>
              </w:rPr>
            </w:pPr>
          </w:p>
        </w:tc>
      </w:tr>
      <w:tr w:rsidR="00A00E48" w:rsidRPr="00304D94" w14:paraId="0A23BAC9" w14:textId="77777777" w:rsidTr="00A87CCA">
        <w:trPr>
          <w:trHeight w:val="495"/>
        </w:trPr>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E34327D" w14:textId="77777777" w:rsidR="00A87CCA" w:rsidRPr="00304D94" w:rsidRDefault="00000000" w:rsidP="007A026A">
            <w:pPr>
              <w:jc w:val="center"/>
              <w:rPr>
                <w:rFonts w:ascii="Arial" w:hAnsi="Arial"/>
                <w:color w:val="000000"/>
                <w:sz w:val="18"/>
              </w:rPr>
            </w:pPr>
            <w:r w:rsidRPr="00304D94">
              <w:rPr>
                <w:rFonts w:ascii="Arial" w:hAnsi="Arial"/>
                <w:color w:val="000000"/>
                <w:sz w:val="18"/>
              </w:rPr>
              <w:t>Subject ID</w:t>
            </w:r>
          </w:p>
        </w:tc>
        <w:tc>
          <w:tcPr>
            <w:tcW w:w="920" w:type="dxa"/>
            <w:tcBorders>
              <w:top w:val="nil"/>
              <w:left w:val="nil"/>
              <w:bottom w:val="single" w:sz="12" w:space="0" w:color="auto"/>
              <w:right w:val="nil"/>
            </w:tcBorders>
            <w:shd w:val="clear" w:color="auto" w:fill="auto"/>
            <w:tcMar>
              <w:top w:w="15" w:type="dxa"/>
              <w:left w:w="15" w:type="dxa"/>
              <w:bottom w:w="0" w:type="dxa"/>
              <w:right w:w="15" w:type="dxa"/>
            </w:tcMar>
            <w:vAlign w:val="center"/>
            <w:hideMark/>
          </w:tcPr>
          <w:p w14:paraId="3381DB20" w14:textId="77777777" w:rsidR="00A87CCA" w:rsidRPr="00304D94" w:rsidRDefault="00000000" w:rsidP="007A026A">
            <w:pPr>
              <w:jc w:val="center"/>
              <w:rPr>
                <w:rFonts w:ascii="Arial" w:hAnsi="Arial"/>
                <w:color w:val="000000"/>
                <w:sz w:val="18"/>
              </w:rPr>
            </w:pPr>
            <w:r w:rsidRPr="00304D94">
              <w:rPr>
                <w:rFonts w:ascii="Arial" w:hAnsi="Arial"/>
                <w:color w:val="000000"/>
                <w:sz w:val="18"/>
              </w:rPr>
              <w:t xml:space="preserve"># of </w:t>
            </w:r>
            <w:r w:rsidRPr="00304D94">
              <w:rPr>
                <w:rFonts w:ascii="Arial" w:hAnsi="Arial"/>
                <w:color w:val="000000"/>
                <w:sz w:val="18"/>
              </w:rPr>
              <w:br/>
              <w:t>sessions</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7C01BE4" w14:textId="77777777" w:rsidR="00A87CCA"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FFAB552" w14:textId="77777777" w:rsidR="00A87CCA"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00AED2C" w14:textId="77777777" w:rsidR="00A87CCA" w:rsidRPr="00304D94" w:rsidRDefault="00000000" w:rsidP="007A026A">
            <w:pPr>
              <w:jc w:val="center"/>
              <w:rPr>
                <w:rFonts w:ascii="Arial" w:hAnsi="Arial"/>
                <w:color w:val="000000"/>
                <w:sz w:val="18"/>
              </w:rPr>
            </w:pPr>
            <w:r w:rsidRPr="00304D94">
              <w:rPr>
                <w:rFonts w:ascii="Arial" w:hAnsi="Arial"/>
                <w:color w:val="000000"/>
                <w:sz w:val="18"/>
              </w:rPr>
              <w:t>PHL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E39776C" w14:textId="77777777" w:rsidR="00A87CCA" w:rsidRPr="00304D94" w:rsidRDefault="00000000" w:rsidP="007A026A">
            <w:pPr>
              <w:jc w:val="center"/>
              <w:rPr>
                <w:rFonts w:ascii="Arial" w:hAnsi="Arial"/>
                <w:color w:val="000000"/>
                <w:sz w:val="18"/>
              </w:rPr>
            </w:pPr>
            <w:r w:rsidRPr="00304D94">
              <w:rPr>
                <w:rFonts w:ascii="Arial" w:hAnsi="Arial"/>
                <w:color w:val="000000"/>
                <w:sz w:val="18"/>
              </w:rPr>
              <w:t>PHR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DA713D2" w14:textId="77777777" w:rsidR="00A87CCA" w:rsidRPr="00304D94" w:rsidRDefault="00000000" w:rsidP="007A026A">
            <w:pPr>
              <w:jc w:val="center"/>
              <w:rPr>
                <w:rFonts w:ascii="Arial" w:hAnsi="Arial"/>
                <w:color w:val="000000"/>
                <w:sz w:val="18"/>
              </w:rPr>
            </w:pPr>
            <w:r w:rsidRPr="00304D94">
              <w:rPr>
                <w:rFonts w:ascii="Arial" w:hAnsi="Arial"/>
                <w:color w:val="000000"/>
                <w:sz w:val="18"/>
              </w:rPr>
              <w:t>ECL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DB031DD" w14:textId="77777777" w:rsidR="00A87CCA" w:rsidRPr="00304D94" w:rsidRDefault="00000000" w:rsidP="007A026A">
            <w:pPr>
              <w:jc w:val="center"/>
              <w:rPr>
                <w:rFonts w:ascii="Arial" w:hAnsi="Arial"/>
                <w:color w:val="000000"/>
                <w:sz w:val="18"/>
              </w:rPr>
            </w:pPr>
            <w:r w:rsidRPr="00304D94">
              <w:rPr>
                <w:rFonts w:ascii="Arial" w:hAnsi="Arial"/>
                <w:color w:val="000000"/>
                <w:sz w:val="18"/>
              </w:rPr>
              <w:t>ECR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B75A535" w14:textId="77777777" w:rsidR="00A87CCA" w:rsidRPr="00304D94" w:rsidRDefault="00000000" w:rsidP="007A026A">
            <w:pPr>
              <w:jc w:val="center"/>
              <w:rPr>
                <w:rFonts w:ascii="Arial" w:hAnsi="Arial"/>
                <w:color w:val="000000"/>
                <w:sz w:val="18"/>
              </w:rPr>
            </w:pPr>
            <w:r w:rsidRPr="00304D94">
              <w:rPr>
                <w:rFonts w:ascii="Arial" w:hAnsi="Arial"/>
                <w:color w:val="000000"/>
                <w:sz w:val="18"/>
              </w:rPr>
              <w:t>AL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B4FA564" w14:textId="77777777" w:rsidR="00A87CCA" w:rsidRPr="00304D94" w:rsidRDefault="00000000" w:rsidP="007A026A">
            <w:pPr>
              <w:jc w:val="center"/>
              <w:rPr>
                <w:rFonts w:ascii="Arial" w:hAnsi="Arial"/>
                <w:color w:val="000000"/>
                <w:sz w:val="18"/>
              </w:rPr>
            </w:pPr>
            <w:r w:rsidRPr="00304D94">
              <w:rPr>
                <w:rFonts w:ascii="Arial" w:hAnsi="Arial"/>
                <w:color w:val="000000"/>
                <w:sz w:val="18"/>
              </w:rPr>
              <w:t>AR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988BD93"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DDD9EDA" w14:textId="77777777" w:rsidR="00A87CCA" w:rsidRPr="00304D94" w:rsidRDefault="00000000" w:rsidP="007A026A">
            <w:pPr>
              <w:jc w:val="center"/>
              <w:rPr>
                <w:rFonts w:ascii="Arial" w:hAnsi="Arial"/>
                <w:color w:val="000000"/>
                <w:sz w:val="18"/>
              </w:rPr>
            </w:pPr>
            <w:r w:rsidRPr="00304D94">
              <w:rPr>
                <w:rFonts w:ascii="Arial" w:hAnsi="Arial"/>
                <w:color w:val="000000"/>
                <w:sz w:val="18"/>
              </w:rPr>
              <w:t>SOZ</w:t>
            </w:r>
          </w:p>
        </w:tc>
      </w:tr>
      <w:tr w:rsidR="00A00E48" w:rsidRPr="00304D94" w14:paraId="701698D8"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7C15D3B" w14:textId="77777777" w:rsidR="00A87CCA" w:rsidRPr="00304D94" w:rsidRDefault="00000000" w:rsidP="007A026A">
            <w:pPr>
              <w:jc w:val="center"/>
              <w:rPr>
                <w:rFonts w:ascii="Arial" w:hAnsi="Arial"/>
                <w:color w:val="000000"/>
                <w:sz w:val="18"/>
              </w:rPr>
            </w:pPr>
            <w:r w:rsidRPr="00304D94">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225A5A"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F1183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C3A0669"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914D8A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C8C89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C4836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1F2D187"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B5CF538"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283842A2"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160F9CD"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5BE2BF" w14:textId="77777777" w:rsidR="00A87CCA" w:rsidRPr="00304D94" w:rsidRDefault="00000000" w:rsidP="007A026A">
            <w:pPr>
              <w:jc w:val="left"/>
              <w:rPr>
                <w:rFonts w:ascii="Arial" w:hAnsi="Arial"/>
                <w:color w:val="000000"/>
                <w:sz w:val="18"/>
              </w:rPr>
            </w:pPr>
            <w:r w:rsidRPr="00304D94">
              <w:rPr>
                <w:rFonts w:ascii="Arial" w:hAnsi="Arial"/>
                <w:color w:val="000000"/>
                <w:sz w:val="18"/>
              </w:rPr>
              <w:t>AHR, LR</w:t>
            </w:r>
          </w:p>
        </w:tc>
      </w:tr>
      <w:tr w:rsidR="00A00E48" w:rsidRPr="00304D94" w14:paraId="227C027F"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F2800B"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26FD4A" w14:textId="77777777" w:rsidR="00A87CCA" w:rsidRPr="00304D94" w:rsidRDefault="00000000" w:rsidP="007A026A">
            <w:pPr>
              <w:jc w:val="center"/>
              <w:rPr>
                <w:rFonts w:ascii="Arial" w:hAnsi="Arial"/>
                <w:color w:val="000000"/>
                <w:sz w:val="18"/>
              </w:rPr>
            </w:pPr>
            <w:r w:rsidRPr="00304D94">
              <w:rPr>
                <w:rFonts w:ascii="Arial" w:hAnsi="Arial"/>
                <w:color w:val="000000"/>
                <w:sz w:val="18"/>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CFCAD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A4599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B0EC3E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07DABD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37134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EC5EE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13C9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7DB4E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9912801"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B88966" w14:textId="77777777" w:rsidR="00A87CCA" w:rsidRPr="00304D94" w:rsidRDefault="00000000" w:rsidP="007A026A">
            <w:pPr>
              <w:jc w:val="left"/>
              <w:rPr>
                <w:rFonts w:ascii="Arial" w:hAnsi="Arial"/>
                <w:color w:val="000000"/>
                <w:sz w:val="18"/>
              </w:rPr>
            </w:pPr>
            <w:r w:rsidRPr="00304D94">
              <w:rPr>
                <w:rFonts w:ascii="Arial" w:hAnsi="Arial"/>
                <w:color w:val="000000"/>
                <w:sz w:val="18"/>
              </w:rPr>
              <w:t>AHR, PHR</w:t>
            </w:r>
          </w:p>
        </w:tc>
      </w:tr>
      <w:tr w:rsidR="00A00E48" w:rsidRPr="00304D94" w14:paraId="16092456"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A787FF5"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D187DC"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055E30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F46BA6"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D297C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A16347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0E6A9E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C107DA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B2144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DC033F1"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1958A14"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DEFFD3" w14:textId="77777777" w:rsidR="00A87CCA" w:rsidRPr="00304D94" w:rsidRDefault="00000000" w:rsidP="007A026A">
            <w:pPr>
              <w:jc w:val="left"/>
              <w:rPr>
                <w:rFonts w:ascii="Arial" w:hAnsi="Arial"/>
                <w:color w:val="000000"/>
                <w:sz w:val="18"/>
              </w:rPr>
            </w:pPr>
            <w:r w:rsidRPr="00304D94">
              <w:rPr>
                <w:rFonts w:ascii="Arial" w:hAnsi="Arial"/>
                <w:color w:val="000000"/>
                <w:sz w:val="18"/>
              </w:rPr>
              <w:t>AHL, PHL</w:t>
            </w:r>
          </w:p>
        </w:tc>
      </w:tr>
      <w:tr w:rsidR="00A00E48" w:rsidRPr="00304D94" w14:paraId="5EF721D8"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C3B32F"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BDF7E7"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DC2D0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4B997FA"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31A7"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65B9B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92B0F7"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9BEDD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00113F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468056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5A356D9"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4778EE" w14:textId="77777777" w:rsidR="00A87CCA" w:rsidRPr="00304D94" w:rsidRDefault="00000000" w:rsidP="007A026A">
            <w:pPr>
              <w:jc w:val="left"/>
              <w:rPr>
                <w:rFonts w:ascii="Arial" w:hAnsi="Arial"/>
                <w:color w:val="000000"/>
                <w:sz w:val="18"/>
              </w:rPr>
            </w:pPr>
            <w:r w:rsidRPr="00304D94">
              <w:rPr>
                <w:rFonts w:ascii="Arial" w:hAnsi="Arial"/>
                <w:color w:val="000000"/>
                <w:sz w:val="18"/>
              </w:rPr>
              <w:t>AHL, AHR, PHL, PHR</w:t>
            </w:r>
          </w:p>
        </w:tc>
      </w:tr>
      <w:tr w:rsidR="00A00E48" w:rsidRPr="00304D94" w14:paraId="40E95B50"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9DA3E13" w14:textId="77777777" w:rsidR="00A87CCA" w:rsidRPr="00304D94" w:rsidRDefault="00000000" w:rsidP="007A026A">
            <w:pPr>
              <w:jc w:val="center"/>
              <w:rPr>
                <w:rFonts w:ascii="Arial" w:hAnsi="Arial"/>
                <w:color w:val="000000"/>
                <w:sz w:val="18"/>
              </w:rPr>
            </w:pPr>
            <w:r w:rsidRPr="00304D94">
              <w:rPr>
                <w:rFonts w:ascii="Arial" w:hAnsi="Arial"/>
                <w:color w:val="000000"/>
                <w:sz w:val="18"/>
              </w:rPr>
              <w:t>#5</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8C3A3D"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2A3201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713A5DD"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77CF0B5D"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CF3E73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3F93F1C"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BF6D5C2"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773635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0B70814"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8BDAA53"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3C21CB" w14:textId="77777777" w:rsidR="00A87CCA" w:rsidRPr="00304D94" w:rsidRDefault="00000000" w:rsidP="007A026A">
            <w:pPr>
              <w:jc w:val="left"/>
              <w:rPr>
                <w:rFonts w:ascii="Arial" w:hAnsi="Arial"/>
                <w:color w:val="000000"/>
                <w:sz w:val="18"/>
              </w:rPr>
            </w:pPr>
            <w:r w:rsidRPr="00304D94">
              <w:rPr>
                <w:rFonts w:ascii="Arial" w:hAnsi="Arial"/>
                <w:color w:val="000000"/>
                <w:sz w:val="18"/>
              </w:rPr>
              <w:t>DRR</w:t>
            </w:r>
          </w:p>
        </w:tc>
      </w:tr>
      <w:tr w:rsidR="00A00E48" w:rsidRPr="00304D94" w14:paraId="6955DE64"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60DB90" w14:textId="77777777" w:rsidR="00A87CCA"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5D3F270" w14:textId="77777777" w:rsidR="00A87CCA"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855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EFF52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9BD88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9CE1E8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756A6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807B1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FFE51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05AB1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D810FC9"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474CB1" w14:textId="77777777" w:rsidR="00A87CCA" w:rsidRPr="00304D94" w:rsidRDefault="00000000" w:rsidP="007A026A">
            <w:pPr>
              <w:jc w:val="left"/>
              <w:rPr>
                <w:rFonts w:ascii="Arial" w:hAnsi="Arial"/>
                <w:color w:val="000000"/>
                <w:sz w:val="18"/>
              </w:rPr>
            </w:pPr>
            <w:r w:rsidRPr="00304D94">
              <w:rPr>
                <w:rFonts w:ascii="Arial" w:hAnsi="Arial"/>
                <w:color w:val="000000"/>
                <w:sz w:val="18"/>
              </w:rPr>
              <w:t>AHL, PHL, ECL, AL</w:t>
            </w:r>
          </w:p>
        </w:tc>
      </w:tr>
      <w:tr w:rsidR="00A00E48" w:rsidRPr="00304D94" w14:paraId="61AD3A7C"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419618" w14:textId="77777777" w:rsidR="00A87CCA" w:rsidRPr="00304D94" w:rsidRDefault="00000000" w:rsidP="007A026A">
            <w:pPr>
              <w:jc w:val="center"/>
              <w:rPr>
                <w:rFonts w:ascii="Arial" w:hAnsi="Arial"/>
                <w:color w:val="000000"/>
                <w:sz w:val="18"/>
              </w:rPr>
            </w:pPr>
            <w:r w:rsidRPr="00304D94">
              <w:rPr>
                <w:rFonts w:ascii="Arial" w:hAnsi="Arial"/>
                <w:color w:val="000000"/>
                <w:sz w:val="18"/>
              </w:rPr>
              <w:t>#7</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27E28C"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62AE7C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0BA698"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50310A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1A1AA2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20AA1A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E8F9B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0C1684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6C9600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676B5C7"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3287214" w14:textId="77777777" w:rsidR="00A87CCA" w:rsidRPr="00304D94" w:rsidRDefault="00000000" w:rsidP="007A026A">
            <w:pPr>
              <w:jc w:val="left"/>
              <w:rPr>
                <w:rFonts w:ascii="Arial" w:hAnsi="Arial"/>
                <w:color w:val="000000"/>
                <w:sz w:val="18"/>
              </w:rPr>
            </w:pPr>
            <w:r w:rsidRPr="00304D94">
              <w:rPr>
                <w:rFonts w:ascii="Arial" w:hAnsi="Arial"/>
                <w:color w:val="000000"/>
                <w:sz w:val="18"/>
              </w:rPr>
              <w:t>AHR, PHR</w:t>
            </w:r>
          </w:p>
        </w:tc>
      </w:tr>
      <w:tr w:rsidR="00A00E48" w:rsidRPr="00304D94" w14:paraId="228FE34C"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A9A35A" w14:textId="77777777" w:rsidR="00A87CCA" w:rsidRPr="00304D94" w:rsidRDefault="00000000" w:rsidP="007A026A">
            <w:pPr>
              <w:jc w:val="center"/>
              <w:rPr>
                <w:rFonts w:ascii="Arial" w:hAnsi="Arial"/>
                <w:color w:val="000000"/>
                <w:sz w:val="18"/>
              </w:rPr>
            </w:pPr>
            <w:r w:rsidRPr="00304D94">
              <w:rPr>
                <w:rFonts w:ascii="Arial" w:hAnsi="Arial"/>
                <w:color w:val="000000"/>
                <w:sz w:val="18"/>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EC9AA5" w14:textId="77777777" w:rsidR="00A87CCA" w:rsidRPr="00304D94" w:rsidRDefault="00000000" w:rsidP="007A026A">
            <w:pPr>
              <w:jc w:val="center"/>
              <w:rPr>
                <w:rFonts w:ascii="Arial" w:hAnsi="Arial"/>
                <w:color w:val="000000"/>
                <w:sz w:val="18"/>
              </w:rPr>
            </w:pPr>
            <w:r w:rsidRPr="00304D94">
              <w:rPr>
                <w:rFonts w:ascii="Arial" w:hAnsi="Arial"/>
                <w:color w:val="000000"/>
                <w:sz w:val="18"/>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F59BC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67356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77BAA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13F9E0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9DA5B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AEC3CE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E8FE7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77ABB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489EA"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72BB372" w14:textId="77777777" w:rsidR="00A87CCA" w:rsidRPr="00304D94" w:rsidRDefault="00000000" w:rsidP="007A026A">
            <w:pPr>
              <w:jc w:val="left"/>
              <w:rPr>
                <w:rFonts w:ascii="Arial" w:hAnsi="Arial"/>
                <w:color w:val="000000"/>
                <w:sz w:val="18"/>
              </w:rPr>
            </w:pPr>
            <w:r w:rsidRPr="00304D94">
              <w:rPr>
                <w:rFonts w:ascii="Arial" w:hAnsi="Arial"/>
                <w:color w:val="000000"/>
                <w:sz w:val="18"/>
              </w:rPr>
              <w:t>ECR</w:t>
            </w:r>
          </w:p>
        </w:tc>
      </w:tr>
      <w:tr w:rsidR="00A00E48" w:rsidRPr="00304D94" w14:paraId="125F3393" w14:textId="77777777" w:rsidTr="00A87CCA">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50FAE02" w14:textId="77777777" w:rsidR="00A87CCA" w:rsidRPr="00304D94" w:rsidRDefault="00000000" w:rsidP="007A026A">
            <w:pPr>
              <w:jc w:val="center"/>
              <w:rPr>
                <w:rFonts w:ascii="Arial" w:hAnsi="Arial"/>
                <w:color w:val="000000"/>
                <w:sz w:val="18"/>
              </w:rPr>
            </w:pPr>
            <w:r w:rsidRPr="00304D94">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5933C92"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C878F9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79BA86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9988BD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C39FD8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7BF8A3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A25607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56F2164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04DC7B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2F26441"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7FD1019" w14:textId="77777777" w:rsidR="00A87CCA" w:rsidRPr="00304D94" w:rsidRDefault="00000000" w:rsidP="007A026A">
            <w:pPr>
              <w:jc w:val="left"/>
              <w:rPr>
                <w:rFonts w:ascii="Arial" w:hAnsi="Arial"/>
                <w:color w:val="000000"/>
                <w:sz w:val="18"/>
              </w:rPr>
            </w:pPr>
            <w:r w:rsidRPr="00304D94">
              <w:rPr>
                <w:rFonts w:ascii="Arial" w:hAnsi="Arial"/>
                <w:color w:val="000000"/>
                <w:sz w:val="18"/>
              </w:rPr>
              <w:t>ECR, AR</w:t>
            </w:r>
          </w:p>
        </w:tc>
      </w:tr>
    </w:tbl>
    <w:p w14:paraId="026965AA" w14:textId="55FCA989" w:rsidR="000E3416" w:rsidRPr="00304D94" w:rsidRDefault="00CC402B" w:rsidP="006E7BFE">
      <w:pPr>
        <w:spacing w:line="360" w:lineRule="auto"/>
        <w:rPr>
          <w:rFonts w:ascii="Times New Roman" w:hAnsi="Times New Roman" w:cs="Times New Roman"/>
          <w:sz w:val="24"/>
          <w:szCs w:val="18"/>
        </w:rPr>
      </w:pPr>
      <w:r w:rsidRPr="00304D94">
        <w:rPr>
          <w:rFonts w:ascii="Times New Roman" w:hAnsi="Times New Roman" w:cs="Times New Roman"/>
          <w:sz w:val="24"/>
          <w:szCs w:val="18"/>
        </w:rPr>
        <w:t>The electrode positions and the seizure onset zones. Regions marked as “o” were available</w:t>
      </w:r>
      <w:r w:rsidRPr="00304D94">
        <w:rPr>
          <w:rFonts w:ascii="Times New Roman" w:eastAsia="Yu Mincho" w:hAnsi="Times New Roman" w:cs="Times New Roman"/>
          <w:sz w:val="24"/>
          <w:szCs w:val="18"/>
        </w:rPr>
        <w:t>,</w:t>
      </w:r>
      <w:r w:rsidRPr="00304D94">
        <w:rPr>
          <w:rFonts w:ascii="Times New Roman" w:hAnsi="Times New Roman" w:cs="Times New Roman"/>
          <w:sz w:val="24"/>
          <w:szCs w:val="18"/>
        </w:rPr>
        <w:t xml:space="preserve"> but those </w:t>
      </w:r>
      <w:r w:rsidRPr="00304D94">
        <w:rPr>
          <w:rFonts w:ascii="Times New Roman" w:eastAsia="Yu Mincho" w:hAnsi="Times New Roman" w:cs="Times New Roman"/>
          <w:sz w:val="24"/>
          <w:szCs w:val="18"/>
        </w:rPr>
        <w:t xml:space="preserve">marked </w:t>
      </w:r>
      <w:r w:rsidRPr="00304D94">
        <w:rPr>
          <w:rFonts w:ascii="Times New Roman" w:hAnsi="Times New Roman" w:cs="Times New Roman"/>
          <w:sz w:val="24"/>
          <w:szCs w:val="18"/>
        </w:rPr>
        <w:t>as “x” (</w:t>
      </w:r>
      <w:r w:rsidR="003F18D7" w:rsidRPr="00304D94">
        <w:rPr>
          <w:rFonts w:ascii="Times New Roman" w:hAnsi="Times New Roman" w:cs="Times New Roman"/>
          <w:i/>
          <w:iCs/>
          <w:sz w:val="24"/>
          <w:szCs w:val="18"/>
        </w:rPr>
        <w:t>Navy</w:t>
      </w:r>
      <w:r w:rsidR="00E17EFB" w:rsidRPr="00304D94">
        <w:rPr>
          <w:rFonts w:ascii="Times New Roman" w:hAnsi="Times New Roman" w:cs="Times New Roman"/>
          <w:sz w:val="24"/>
          <w:szCs w:val="18"/>
        </w:rPr>
        <w:t xml:space="preserve">) were not available in the dataset. Abbreviations: AHL, left hippocampal head; AHR, right hippocampal head; PHL, left hippocampal body; PHR, right hippocampal body; ECL, left entorhinal cortex; ECR, right entorhinal cortex; AL, left amygdala; AR, right amygdala, SOZ: </w:t>
      </w:r>
      <w:r w:rsidR="00A170E7" w:rsidRPr="00304D94">
        <w:rPr>
          <w:rFonts w:ascii="Times New Roman" w:hAnsi="Times New Roman" w:cs="Times New Roman"/>
          <w:sz w:val="24"/>
          <w:szCs w:val="18"/>
        </w:rPr>
        <w:t>seizure</w:t>
      </w:r>
      <w:r w:rsidR="00E17EFB" w:rsidRPr="00304D94">
        <w:rPr>
          <w:rFonts w:ascii="Times New Roman" w:hAnsi="Times New Roman" w:cs="Times New Roman"/>
          <w:sz w:val="24"/>
          <w:szCs w:val="18"/>
        </w:rPr>
        <w:t xml:space="preserve"> onset zone.</w:t>
      </w:r>
    </w:p>
    <w:p w14:paraId="5CB40D47" w14:textId="6C0FB9DB" w:rsidR="00914303" w:rsidRPr="00304D94" w:rsidRDefault="00000000" w:rsidP="00597693">
      <w:pPr>
        <w:pStyle w:val="Heading2"/>
        <w:spacing w:line="360" w:lineRule="auto"/>
        <w:rPr>
          <w:rFonts w:ascii="Times New Roman" w:hAnsi="Times New Roman" w:cs="Times New Roman"/>
          <w:b/>
          <w:bCs/>
          <w:sz w:val="24"/>
          <w:szCs w:val="18"/>
        </w:rPr>
      </w:pPr>
      <w:r w:rsidRPr="00304D94">
        <w:rPr>
          <w:rFonts w:ascii="Times New Roman" w:hAnsi="Times New Roman"/>
          <w:sz w:val="24"/>
        </w:rPr>
        <w:br w:type="column"/>
      </w:r>
      <w:r w:rsidRPr="00304D94">
        <w:rPr>
          <w:rFonts w:ascii="Times New Roman" w:hAnsi="Times New Roman" w:cs="Times New Roman"/>
          <w:b/>
          <w:bCs/>
          <w:sz w:val="24"/>
          <w:szCs w:val="18"/>
        </w:rPr>
        <w:lastRenderedPageBreak/>
        <w:t xml:space="preserve">Table 2. The silhouette score of UMAP clustering between </w:t>
      </w:r>
      <w:r w:rsidR="00321D37" w:rsidRPr="00304D94">
        <w:rPr>
          <w:rFonts w:ascii="Times New Roman" w:hAnsi="Times New Roman" w:cs="Times New Roman"/>
          <w:sz w:val="24"/>
          <w:szCs w:val="24"/>
        </w:rPr>
        <w:t>SWR</w:t>
      </w:r>
      <w:r w:rsidR="00321D37" w:rsidRPr="00304D94">
        <w:rPr>
          <w:rFonts w:ascii="Times New Roman" w:hAnsi="Times New Roman" w:cs="Times New Roman"/>
          <w:sz w:val="24"/>
          <w:szCs w:val="24"/>
          <w:vertAlign w:val="superscript"/>
        </w:rPr>
        <w:t>+</w:t>
      </w:r>
      <w:r w:rsidR="00321D37" w:rsidRPr="00304D94">
        <w:rPr>
          <w:rFonts w:ascii="Times New Roman" w:hAnsi="Times New Roman" w:cs="Times New Roman"/>
          <w:sz w:val="24"/>
          <w:szCs w:val="24"/>
        </w:rPr>
        <w:t xml:space="preserve"> candidates and SWR</w:t>
      </w:r>
      <w:r w:rsidR="00321D37" w:rsidRPr="00304D94">
        <w:rPr>
          <w:rFonts w:ascii="Times New Roman" w:hAnsi="Times New Roman" w:cs="Times New Roman"/>
          <w:sz w:val="24"/>
          <w:szCs w:val="24"/>
          <w:vertAlign w:val="superscript"/>
        </w:rPr>
        <w:t>−</w:t>
      </w:r>
      <w:r w:rsidR="00321D37" w:rsidRPr="00304D94">
        <w:rPr>
          <w:rFonts w:ascii="Times New Roman" w:hAnsi="Times New Roman" w:cs="Times New Roman"/>
          <w:b/>
          <w:bCs/>
          <w:sz w:val="24"/>
          <w:szCs w:val="18"/>
        </w:rPr>
        <w:t xml:space="preserve"> candidates</w:t>
      </w:r>
    </w:p>
    <w:tbl>
      <w:tblPr>
        <w:tblW w:w="6480" w:type="dxa"/>
        <w:tblLook w:val="04A0" w:firstRow="1" w:lastRow="0" w:firstColumn="1" w:lastColumn="0" w:noHBand="0" w:noVBand="1"/>
      </w:tblPr>
      <w:tblGrid>
        <w:gridCol w:w="960"/>
        <w:gridCol w:w="1380"/>
        <w:gridCol w:w="1380"/>
        <w:gridCol w:w="1380"/>
        <w:gridCol w:w="1380"/>
      </w:tblGrid>
      <w:tr w:rsidR="00A00E48" w:rsidRPr="00304D94" w14:paraId="7B629913" w14:textId="77777777" w:rsidTr="0013703C">
        <w:trPr>
          <w:trHeight w:val="300"/>
        </w:trPr>
        <w:tc>
          <w:tcPr>
            <w:tcW w:w="960" w:type="dxa"/>
            <w:tcBorders>
              <w:top w:val="nil"/>
              <w:left w:val="nil"/>
              <w:bottom w:val="nil"/>
              <w:right w:val="nil"/>
            </w:tcBorders>
            <w:shd w:val="clear" w:color="auto" w:fill="auto"/>
            <w:noWrap/>
            <w:vAlign w:val="center"/>
            <w:hideMark/>
          </w:tcPr>
          <w:p w14:paraId="026E446C" w14:textId="77777777" w:rsidR="00914303" w:rsidRPr="00304D94" w:rsidRDefault="00914303" w:rsidP="007A026A">
            <w:pPr>
              <w:widowControl/>
              <w:jc w:val="left"/>
              <w:rPr>
                <w:rFonts w:ascii="Times New Roman" w:eastAsia="Times New Roman" w:hAnsi="Times New Roman" w:cs="Times New Roman"/>
                <w:kern w:val="0"/>
                <w:sz w:val="24"/>
                <w:szCs w:val="24"/>
              </w:rPr>
            </w:pPr>
          </w:p>
        </w:tc>
        <w:tc>
          <w:tcPr>
            <w:tcW w:w="2760" w:type="dxa"/>
            <w:gridSpan w:val="2"/>
            <w:tcBorders>
              <w:top w:val="nil"/>
              <w:left w:val="nil"/>
              <w:bottom w:val="nil"/>
              <w:right w:val="nil"/>
            </w:tcBorders>
            <w:shd w:val="clear" w:color="auto" w:fill="auto"/>
            <w:noWrap/>
            <w:vAlign w:val="center"/>
            <w:hideMark/>
          </w:tcPr>
          <w:p w14:paraId="5B439EB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Hipp. head</w:t>
            </w:r>
          </w:p>
        </w:tc>
        <w:tc>
          <w:tcPr>
            <w:tcW w:w="2760" w:type="dxa"/>
            <w:gridSpan w:val="2"/>
            <w:tcBorders>
              <w:top w:val="nil"/>
              <w:left w:val="nil"/>
              <w:bottom w:val="nil"/>
              <w:right w:val="nil"/>
            </w:tcBorders>
            <w:shd w:val="clear" w:color="auto" w:fill="auto"/>
            <w:noWrap/>
            <w:vAlign w:val="center"/>
            <w:hideMark/>
          </w:tcPr>
          <w:p w14:paraId="4C2D27F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Hipp. body</w:t>
            </w:r>
          </w:p>
        </w:tc>
      </w:tr>
      <w:tr w:rsidR="00A00E48" w:rsidRPr="00304D94" w14:paraId="1FF44769" w14:textId="77777777" w:rsidTr="0013703C">
        <w:trPr>
          <w:trHeight w:val="315"/>
        </w:trPr>
        <w:tc>
          <w:tcPr>
            <w:tcW w:w="960" w:type="dxa"/>
            <w:tcBorders>
              <w:top w:val="nil"/>
              <w:left w:val="nil"/>
              <w:bottom w:val="single" w:sz="12" w:space="0" w:color="auto"/>
              <w:right w:val="nil"/>
            </w:tcBorders>
            <w:shd w:val="clear" w:color="auto" w:fill="auto"/>
            <w:noWrap/>
            <w:vAlign w:val="center"/>
            <w:hideMark/>
          </w:tcPr>
          <w:p w14:paraId="10975B2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Subject</w:t>
            </w:r>
          </w:p>
        </w:tc>
        <w:tc>
          <w:tcPr>
            <w:tcW w:w="1380" w:type="dxa"/>
            <w:tcBorders>
              <w:top w:val="nil"/>
              <w:left w:val="nil"/>
              <w:bottom w:val="single" w:sz="12" w:space="0" w:color="auto"/>
              <w:right w:val="nil"/>
            </w:tcBorders>
            <w:shd w:val="clear" w:color="auto" w:fill="auto"/>
            <w:noWrap/>
            <w:vAlign w:val="center"/>
            <w:hideMark/>
          </w:tcPr>
          <w:p w14:paraId="1990945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AHL</w:t>
            </w:r>
          </w:p>
        </w:tc>
        <w:tc>
          <w:tcPr>
            <w:tcW w:w="1380" w:type="dxa"/>
            <w:tcBorders>
              <w:top w:val="nil"/>
              <w:left w:val="nil"/>
              <w:bottom w:val="single" w:sz="12" w:space="0" w:color="auto"/>
              <w:right w:val="nil"/>
            </w:tcBorders>
            <w:shd w:val="clear" w:color="auto" w:fill="auto"/>
            <w:noWrap/>
            <w:vAlign w:val="center"/>
            <w:hideMark/>
          </w:tcPr>
          <w:p w14:paraId="5A98087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AHR</w:t>
            </w:r>
          </w:p>
        </w:tc>
        <w:tc>
          <w:tcPr>
            <w:tcW w:w="1380" w:type="dxa"/>
            <w:tcBorders>
              <w:top w:val="nil"/>
              <w:left w:val="nil"/>
              <w:bottom w:val="single" w:sz="12" w:space="0" w:color="auto"/>
              <w:right w:val="nil"/>
            </w:tcBorders>
            <w:shd w:val="clear" w:color="auto" w:fill="auto"/>
            <w:noWrap/>
            <w:vAlign w:val="center"/>
            <w:hideMark/>
          </w:tcPr>
          <w:p w14:paraId="158A0A9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PHL</w:t>
            </w:r>
          </w:p>
        </w:tc>
        <w:tc>
          <w:tcPr>
            <w:tcW w:w="1380" w:type="dxa"/>
            <w:tcBorders>
              <w:top w:val="nil"/>
              <w:left w:val="nil"/>
              <w:bottom w:val="single" w:sz="12" w:space="0" w:color="auto"/>
              <w:right w:val="nil"/>
            </w:tcBorders>
            <w:shd w:val="clear" w:color="auto" w:fill="auto"/>
            <w:noWrap/>
            <w:vAlign w:val="center"/>
            <w:hideMark/>
          </w:tcPr>
          <w:p w14:paraId="6BC5D7C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PHR</w:t>
            </w:r>
          </w:p>
        </w:tc>
      </w:tr>
      <w:tr w:rsidR="00A00E48" w:rsidRPr="00304D94" w14:paraId="52DB064F" w14:textId="77777777" w:rsidTr="0013703C">
        <w:trPr>
          <w:trHeight w:val="315"/>
        </w:trPr>
        <w:tc>
          <w:tcPr>
            <w:tcW w:w="960" w:type="dxa"/>
            <w:tcBorders>
              <w:top w:val="nil"/>
              <w:left w:val="nil"/>
              <w:bottom w:val="nil"/>
              <w:right w:val="nil"/>
            </w:tcBorders>
            <w:shd w:val="clear" w:color="000000" w:fill="F2F2F2"/>
            <w:noWrap/>
            <w:vAlign w:val="center"/>
            <w:hideMark/>
          </w:tcPr>
          <w:p w14:paraId="796457B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#1</w:t>
            </w:r>
          </w:p>
        </w:tc>
        <w:tc>
          <w:tcPr>
            <w:tcW w:w="1380" w:type="dxa"/>
            <w:tcBorders>
              <w:top w:val="nil"/>
              <w:left w:val="nil"/>
              <w:bottom w:val="nil"/>
              <w:right w:val="nil"/>
            </w:tcBorders>
            <w:shd w:val="clear" w:color="000000" w:fill="E6A014"/>
            <w:noWrap/>
            <w:vAlign w:val="center"/>
            <w:hideMark/>
          </w:tcPr>
          <w:p w14:paraId="1985054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0.60 ± 0.14</w:t>
            </w:r>
          </w:p>
        </w:tc>
        <w:tc>
          <w:tcPr>
            <w:tcW w:w="1380" w:type="dxa"/>
            <w:tcBorders>
              <w:top w:val="nil"/>
              <w:left w:val="nil"/>
              <w:bottom w:val="nil"/>
              <w:right w:val="nil"/>
            </w:tcBorders>
            <w:shd w:val="clear" w:color="000000" w:fill="F2F2F2"/>
            <w:noWrap/>
            <w:vAlign w:val="center"/>
            <w:hideMark/>
          </w:tcPr>
          <w:p w14:paraId="1F27747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7AAE71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0271627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 ± 0</w:t>
            </w:r>
          </w:p>
        </w:tc>
      </w:tr>
      <w:tr w:rsidR="00A00E48" w:rsidRPr="00304D94" w14:paraId="4E9F47AA" w14:textId="77777777" w:rsidTr="0013703C">
        <w:trPr>
          <w:trHeight w:val="300"/>
        </w:trPr>
        <w:tc>
          <w:tcPr>
            <w:tcW w:w="960" w:type="dxa"/>
            <w:tcBorders>
              <w:top w:val="nil"/>
              <w:left w:val="nil"/>
              <w:bottom w:val="nil"/>
              <w:right w:val="nil"/>
            </w:tcBorders>
            <w:shd w:val="clear" w:color="auto" w:fill="auto"/>
            <w:noWrap/>
            <w:vAlign w:val="center"/>
            <w:hideMark/>
          </w:tcPr>
          <w:p w14:paraId="378DDC7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#2</w:t>
            </w:r>
          </w:p>
        </w:tc>
        <w:tc>
          <w:tcPr>
            <w:tcW w:w="1380" w:type="dxa"/>
            <w:tcBorders>
              <w:top w:val="nil"/>
              <w:left w:val="nil"/>
              <w:bottom w:val="nil"/>
              <w:right w:val="nil"/>
            </w:tcBorders>
            <w:shd w:val="clear" w:color="auto" w:fill="auto"/>
            <w:noWrap/>
            <w:vAlign w:val="center"/>
            <w:hideMark/>
          </w:tcPr>
          <w:p w14:paraId="584EC06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0.21 ± 0.16</w:t>
            </w:r>
          </w:p>
        </w:tc>
        <w:tc>
          <w:tcPr>
            <w:tcW w:w="1380" w:type="dxa"/>
            <w:tcBorders>
              <w:top w:val="nil"/>
              <w:left w:val="nil"/>
              <w:bottom w:val="nil"/>
              <w:right w:val="nil"/>
            </w:tcBorders>
            <w:shd w:val="clear" w:color="auto" w:fill="auto"/>
            <w:noWrap/>
            <w:vAlign w:val="center"/>
            <w:hideMark/>
          </w:tcPr>
          <w:p w14:paraId="60390C9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0.17 ± 0.21</w:t>
            </w:r>
          </w:p>
        </w:tc>
        <w:tc>
          <w:tcPr>
            <w:tcW w:w="1380" w:type="dxa"/>
            <w:tcBorders>
              <w:top w:val="nil"/>
              <w:left w:val="nil"/>
              <w:bottom w:val="nil"/>
              <w:right w:val="nil"/>
            </w:tcBorders>
            <w:shd w:val="clear" w:color="auto" w:fill="auto"/>
            <w:noWrap/>
            <w:vAlign w:val="center"/>
            <w:hideMark/>
          </w:tcPr>
          <w:p w14:paraId="07A49B0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0.18 ± 0.22</w:t>
            </w:r>
          </w:p>
        </w:tc>
        <w:tc>
          <w:tcPr>
            <w:tcW w:w="1380" w:type="dxa"/>
            <w:tcBorders>
              <w:top w:val="nil"/>
              <w:left w:val="nil"/>
              <w:bottom w:val="nil"/>
              <w:right w:val="nil"/>
            </w:tcBorders>
            <w:shd w:val="clear" w:color="auto" w:fill="auto"/>
            <w:noWrap/>
            <w:vAlign w:val="center"/>
            <w:hideMark/>
          </w:tcPr>
          <w:p w14:paraId="50DD234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0.20 ± 0.15</w:t>
            </w:r>
          </w:p>
        </w:tc>
      </w:tr>
      <w:tr w:rsidR="00A00E48" w:rsidRPr="00304D94" w14:paraId="1F7326F4" w14:textId="77777777" w:rsidTr="0013703C">
        <w:trPr>
          <w:trHeight w:val="300"/>
        </w:trPr>
        <w:tc>
          <w:tcPr>
            <w:tcW w:w="960" w:type="dxa"/>
            <w:tcBorders>
              <w:top w:val="nil"/>
              <w:left w:val="nil"/>
              <w:bottom w:val="nil"/>
              <w:right w:val="nil"/>
            </w:tcBorders>
            <w:shd w:val="clear" w:color="000000" w:fill="F2F2F2"/>
            <w:noWrap/>
            <w:vAlign w:val="center"/>
            <w:hideMark/>
          </w:tcPr>
          <w:p w14:paraId="4F8D1BA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#3</w:t>
            </w:r>
          </w:p>
        </w:tc>
        <w:tc>
          <w:tcPr>
            <w:tcW w:w="1380" w:type="dxa"/>
            <w:tcBorders>
              <w:top w:val="nil"/>
              <w:left w:val="nil"/>
              <w:bottom w:val="nil"/>
              <w:right w:val="nil"/>
            </w:tcBorders>
            <w:shd w:val="clear" w:color="000000" w:fill="F2F2F2"/>
            <w:noWrap/>
            <w:vAlign w:val="center"/>
            <w:hideMark/>
          </w:tcPr>
          <w:p w14:paraId="736B8A4B"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0.40 ± 0.42</w:t>
            </w:r>
          </w:p>
        </w:tc>
        <w:tc>
          <w:tcPr>
            <w:tcW w:w="1380" w:type="dxa"/>
            <w:tcBorders>
              <w:top w:val="nil"/>
              <w:left w:val="nil"/>
              <w:bottom w:val="nil"/>
              <w:right w:val="nil"/>
            </w:tcBorders>
            <w:shd w:val="clear" w:color="000000" w:fill="E6A014"/>
            <w:noWrap/>
            <w:vAlign w:val="center"/>
            <w:hideMark/>
          </w:tcPr>
          <w:p w14:paraId="7FA5664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0.83 ± 0.12</w:t>
            </w:r>
          </w:p>
        </w:tc>
        <w:tc>
          <w:tcPr>
            <w:tcW w:w="1380" w:type="dxa"/>
            <w:tcBorders>
              <w:top w:val="nil"/>
              <w:left w:val="nil"/>
              <w:bottom w:val="nil"/>
              <w:right w:val="nil"/>
            </w:tcBorders>
            <w:shd w:val="clear" w:color="000000" w:fill="F2F2F2"/>
            <w:noWrap/>
            <w:vAlign w:val="center"/>
            <w:hideMark/>
          </w:tcPr>
          <w:p w14:paraId="075124D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EFEC908"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38A65FAF" w14:textId="77777777" w:rsidTr="007A026A">
        <w:trPr>
          <w:trHeight w:val="300"/>
        </w:trPr>
        <w:tc>
          <w:tcPr>
            <w:tcW w:w="960" w:type="dxa"/>
            <w:tcBorders>
              <w:top w:val="nil"/>
              <w:left w:val="nil"/>
              <w:bottom w:val="nil"/>
              <w:right w:val="nil"/>
            </w:tcBorders>
            <w:shd w:val="clear" w:color="auto" w:fill="auto"/>
            <w:noWrap/>
            <w:vAlign w:val="center"/>
            <w:hideMark/>
          </w:tcPr>
          <w:p w14:paraId="1FAA197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#4</w:t>
            </w:r>
          </w:p>
        </w:tc>
        <w:tc>
          <w:tcPr>
            <w:tcW w:w="1380" w:type="dxa"/>
            <w:tcBorders>
              <w:top w:val="nil"/>
              <w:left w:val="nil"/>
              <w:bottom w:val="nil"/>
              <w:right w:val="nil"/>
            </w:tcBorders>
            <w:shd w:val="clear" w:color="auto" w:fill="auto"/>
            <w:noWrap/>
            <w:vAlign w:val="center"/>
            <w:hideMark/>
          </w:tcPr>
          <w:p w14:paraId="5B9F8DE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auto" w:fill="auto"/>
            <w:noWrap/>
            <w:vAlign w:val="center"/>
            <w:hideMark/>
          </w:tcPr>
          <w:p w14:paraId="131375B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000000" w:fill="E6A014"/>
            <w:noWrap/>
            <w:vAlign w:val="center"/>
            <w:hideMark/>
          </w:tcPr>
          <w:p w14:paraId="6C97BA0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0.90 ± 0.00</w:t>
            </w:r>
          </w:p>
        </w:tc>
        <w:tc>
          <w:tcPr>
            <w:tcW w:w="1380" w:type="dxa"/>
            <w:tcBorders>
              <w:top w:val="nil"/>
              <w:left w:val="nil"/>
              <w:bottom w:val="nil"/>
              <w:right w:val="nil"/>
            </w:tcBorders>
            <w:shd w:val="clear" w:color="auto" w:fill="auto"/>
            <w:noWrap/>
            <w:vAlign w:val="center"/>
            <w:hideMark/>
          </w:tcPr>
          <w:p w14:paraId="13C99D5B"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0.14</w:t>
            </w:r>
          </w:p>
        </w:tc>
      </w:tr>
      <w:tr w:rsidR="00A00E48" w:rsidRPr="00304D94" w14:paraId="029500DE" w14:textId="77777777" w:rsidTr="0013703C">
        <w:trPr>
          <w:trHeight w:val="300"/>
        </w:trPr>
        <w:tc>
          <w:tcPr>
            <w:tcW w:w="960" w:type="dxa"/>
            <w:tcBorders>
              <w:top w:val="nil"/>
              <w:left w:val="nil"/>
              <w:bottom w:val="nil"/>
              <w:right w:val="nil"/>
            </w:tcBorders>
            <w:shd w:val="clear" w:color="000000" w:fill="F2F2F2"/>
            <w:noWrap/>
            <w:vAlign w:val="center"/>
            <w:hideMark/>
          </w:tcPr>
          <w:p w14:paraId="61B19C2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#5</w:t>
            </w:r>
          </w:p>
        </w:tc>
        <w:tc>
          <w:tcPr>
            <w:tcW w:w="1380" w:type="dxa"/>
            <w:tcBorders>
              <w:top w:val="nil"/>
              <w:left w:val="nil"/>
              <w:bottom w:val="nil"/>
              <w:right w:val="nil"/>
            </w:tcBorders>
            <w:shd w:val="clear" w:color="000000" w:fill="F2F2F2"/>
            <w:noWrap/>
            <w:vAlign w:val="center"/>
            <w:hideMark/>
          </w:tcPr>
          <w:p w14:paraId="75C18838"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1C93C1A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6B7A1B6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67B486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0EA8FE43" w14:textId="77777777" w:rsidTr="007A026A">
        <w:trPr>
          <w:trHeight w:val="300"/>
        </w:trPr>
        <w:tc>
          <w:tcPr>
            <w:tcW w:w="960" w:type="dxa"/>
            <w:tcBorders>
              <w:top w:val="nil"/>
              <w:left w:val="nil"/>
              <w:bottom w:val="nil"/>
              <w:right w:val="nil"/>
            </w:tcBorders>
            <w:shd w:val="clear" w:color="auto" w:fill="auto"/>
            <w:noWrap/>
            <w:vAlign w:val="center"/>
            <w:hideMark/>
          </w:tcPr>
          <w:p w14:paraId="294F04A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#6</w:t>
            </w:r>
          </w:p>
        </w:tc>
        <w:tc>
          <w:tcPr>
            <w:tcW w:w="1380" w:type="dxa"/>
            <w:tcBorders>
              <w:top w:val="nil"/>
              <w:left w:val="nil"/>
              <w:bottom w:val="nil"/>
              <w:right w:val="nil"/>
            </w:tcBorders>
            <w:shd w:val="clear" w:color="000000" w:fill="E6A014"/>
            <w:noWrap/>
            <w:vAlign w:val="center"/>
            <w:hideMark/>
          </w:tcPr>
          <w:p w14:paraId="5771BFB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0.63 ± 0.06</w:t>
            </w:r>
          </w:p>
        </w:tc>
        <w:tc>
          <w:tcPr>
            <w:tcW w:w="1380" w:type="dxa"/>
            <w:tcBorders>
              <w:top w:val="nil"/>
              <w:left w:val="nil"/>
              <w:bottom w:val="nil"/>
              <w:right w:val="nil"/>
            </w:tcBorders>
            <w:shd w:val="clear" w:color="auto" w:fill="auto"/>
            <w:noWrap/>
            <w:vAlign w:val="center"/>
            <w:hideMark/>
          </w:tcPr>
          <w:p w14:paraId="41D428B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032BDE6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44FF3BE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0.27 ± 0.06</w:t>
            </w:r>
          </w:p>
        </w:tc>
      </w:tr>
      <w:tr w:rsidR="00A00E48" w:rsidRPr="00304D94" w14:paraId="12CF4E57" w14:textId="77777777" w:rsidTr="0013703C">
        <w:trPr>
          <w:trHeight w:val="300"/>
        </w:trPr>
        <w:tc>
          <w:tcPr>
            <w:tcW w:w="960" w:type="dxa"/>
            <w:tcBorders>
              <w:top w:val="nil"/>
              <w:left w:val="nil"/>
              <w:bottom w:val="nil"/>
              <w:right w:val="nil"/>
            </w:tcBorders>
            <w:shd w:val="clear" w:color="000000" w:fill="F2F2F2"/>
            <w:noWrap/>
            <w:vAlign w:val="center"/>
            <w:hideMark/>
          </w:tcPr>
          <w:p w14:paraId="042EFA7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#7</w:t>
            </w:r>
          </w:p>
        </w:tc>
        <w:tc>
          <w:tcPr>
            <w:tcW w:w="1380" w:type="dxa"/>
            <w:tcBorders>
              <w:top w:val="nil"/>
              <w:left w:val="nil"/>
              <w:bottom w:val="nil"/>
              <w:right w:val="nil"/>
            </w:tcBorders>
            <w:shd w:val="clear" w:color="000000" w:fill="F2F2F2"/>
            <w:noWrap/>
            <w:vAlign w:val="center"/>
            <w:hideMark/>
          </w:tcPr>
          <w:p w14:paraId="194AEAC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000000" w:fill="F2F2F2"/>
            <w:noWrap/>
            <w:vAlign w:val="center"/>
            <w:hideMark/>
          </w:tcPr>
          <w:p w14:paraId="6A1D24A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0.35 ± 0.35</w:t>
            </w:r>
          </w:p>
        </w:tc>
        <w:tc>
          <w:tcPr>
            <w:tcW w:w="1380" w:type="dxa"/>
            <w:tcBorders>
              <w:top w:val="nil"/>
              <w:left w:val="nil"/>
              <w:bottom w:val="nil"/>
              <w:right w:val="nil"/>
            </w:tcBorders>
            <w:shd w:val="clear" w:color="000000" w:fill="F2F2F2"/>
            <w:noWrap/>
            <w:vAlign w:val="center"/>
            <w:hideMark/>
          </w:tcPr>
          <w:p w14:paraId="7B136D5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0.37 ± 0.47</w:t>
            </w:r>
          </w:p>
        </w:tc>
        <w:tc>
          <w:tcPr>
            <w:tcW w:w="1380" w:type="dxa"/>
            <w:tcBorders>
              <w:top w:val="nil"/>
              <w:left w:val="nil"/>
              <w:bottom w:val="nil"/>
              <w:right w:val="nil"/>
            </w:tcBorders>
            <w:shd w:val="clear" w:color="000000" w:fill="F2F2F2"/>
            <w:noWrap/>
            <w:vAlign w:val="center"/>
            <w:hideMark/>
          </w:tcPr>
          <w:p w14:paraId="33565A3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r>
      <w:tr w:rsidR="00A00E48" w:rsidRPr="00304D94" w14:paraId="32A03F14" w14:textId="77777777" w:rsidTr="0013703C">
        <w:trPr>
          <w:trHeight w:val="300"/>
        </w:trPr>
        <w:tc>
          <w:tcPr>
            <w:tcW w:w="960" w:type="dxa"/>
            <w:tcBorders>
              <w:top w:val="nil"/>
              <w:left w:val="nil"/>
              <w:bottom w:val="nil"/>
              <w:right w:val="nil"/>
            </w:tcBorders>
            <w:shd w:val="clear" w:color="auto" w:fill="auto"/>
            <w:noWrap/>
            <w:vAlign w:val="center"/>
            <w:hideMark/>
          </w:tcPr>
          <w:p w14:paraId="35FD241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#8</w:t>
            </w:r>
          </w:p>
        </w:tc>
        <w:tc>
          <w:tcPr>
            <w:tcW w:w="1380" w:type="dxa"/>
            <w:tcBorders>
              <w:top w:val="nil"/>
              <w:left w:val="nil"/>
              <w:bottom w:val="nil"/>
              <w:right w:val="nil"/>
            </w:tcBorders>
            <w:shd w:val="clear" w:color="auto" w:fill="auto"/>
            <w:noWrap/>
            <w:vAlign w:val="center"/>
            <w:hideMark/>
          </w:tcPr>
          <w:p w14:paraId="4B5E60F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0.13 ± 0.10</w:t>
            </w:r>
          </w:p>
        </w:tc>
        <w:tc>
          <w:tcPr>
            <w:tcW w:w="1380" w:type="dxa"/>
            <w:tcBorders>
              <w:top w:val="nil"/>
              <w:left w:val="nil"/>
              <w:bottom w:val="nil"/>
              <w:right w:val="nil"/>
            </w:tcBorders>
            <w:shd w:val="clear" w:color="auto" w:fill="auto"/>
            <w:noWrap/>
            <w:vAlign w:val="center"/>
            <w:hideMark/>
          </w:tcPr>
          <w:p w14:paraId="7EB9EE8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3E01210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0.28 ± 0.49</w:t>
            </w:r>
          </w:p>
        </w:tc>
        <w:tc>
          <w:tcPr>
            <w:tcW w:w="1380" w:type="dxa"/>
            <w:tcBorders>
              <w:top w:val="nil"/>
              <w:left w:val="nil"/>
              <w:bottom w:val="nil"/>
              <w:right w:val="nil"/>
            </w:tcBorders>
            <w:shd w:val="clear" w:color="auto" w:fill="auto"/>
            <w:noWrap/>
            <w:vAlign w:val="center"/>
            <w:hideMark/>
          </w:tcPr>
          <w:p w14:paraId="4C5D4EA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0A695C55" w14:textId="77777777" w:rsidTr="0013703C">
        <w:trPr>
          <w:trHeight w:val="315"/>
        </w:trPr>
        <w:tc>
          <w:tcPr>
            <w:tcW w:w="960" w:type="dxa"/>
            <w:tcBorders>
              <w:top w:val="nil"/>
              <w:left w:val="nil"/>
              <w:bottom w:val="single" w:sz="12" w:space="0" w:color="auto"/>
              <w:right w:val="nil"/>
            </w:tcBorders>
            <w:shd w:val="clear" w:color="000000" w:fill="F2F2F2"/>
            <w:noWrap/>
            <w:vAlign w:val="center"/>
            <w:hideMark/>
          </w:tcPr>
          <w:p w14:paraId="48A0C24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#9</w:t>
            </w:r>
          </w:p>
        </w:tc>
        <w:tc>
          <w:tcPr>
            <w:tcW w:w="1380" w:type="dxa"/>
            <w:tcBorders>
              <w:top w:val="nil"/>
              <w:left w:val="nil"/>
              <w:bottom w:val="single" w:sz="12" w:space="0" w:color="auto"/>
              <w:right w:val="nil"/>
            </w:tcBorders>
            <w:shd w:val="clear" w:color="000000" w:fill="F2F2F2"/>
            <w:noWrap/>
            <w:vAlign w:val="center"/>
            <w:hideMark/>
          </w:tcPr>
          <w:p w14:paraId="5A48DEE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single" w:sz="12" w:space="0" w:color="auto"/>
              <w:right w:val="nil"/>
            </w:tcBorders>
            <w:shd w:val="clear" w:color="000000" w:fill="E6A014"/>
            <w:noWrap/>
            <w:vAlign w:val="center"/>
            <w:hideMark/>
          </w:tcPr>
          <w:p w14:paraId="389B181C"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0.85 ± 0.07</w:t>
            </w:r>
          </w:p>
        </w:tc>
        <w:tc>
          <w:tcPr>
            <w:tcW w:w="1380" w:type="dxa"/>
            <w:tcBorders>
              <w:top w:val="nil"/>
              <w:left w:val="nil"/>
              <w:bottom w:val="single" w:sz="12" w:space="0" w:color="auto"/>
              <w:right w:val="nil"/>
            </w:tcBorders>
            <w:shd w:val="clear" w:color="000000" w:fill="F2F2F2"/>
            <w:noWrap/>
            <w:vAlign w:val="center"/>
            <w:hideMark/>
          </w:tcPr>
          <w:p w14:paraId="30F8B0C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0.15 ± 0.07</w:t>
            </w:r>
          </w:p>
        </w:tc>
        <w:tc>
          <w:tcPr>
            <w:tcW w:w="1380" w:type="dxa"/>
            <w:tcBorders>
              <w:top w:val="nil"/>
              <w:left w:val="nil"/>
              <w:bottom w:val="single" w:sz="12" w:space="0" w:color="auto"/>
              <w:right w:val="nil"/>
            </w:tcBorders>
            <w:shd w:val="clear" w:color="000000" w:fill="F2F2F2"/>
            <w:noWrap/>
            <w:vAlign w:val="center"/>
            <w:hideMark/>
          </w:tcPr>
          <w:p w14:paraId="4FA1B9F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bl>
    <w:p w14:paraId="0707E38D" w14:textId="10EF3C65" w:rsidR="00852278" w:rsidRPr="00304D94" w:rsidRDefault="00B555E5" w:rsidP="00914303">
      <w:pPr>
        <w:spacing w:line="360" w:lineRule="auto"/>
        <w:rPr>
          <w:rFonts w:ascii="Times New Roman" w:hAnsi="Times New Roman" w:cs="Times New Roman"/>
          <w:sz w:val="24"/>
          <w:szCs w:val="18"/>
        </w:rPr>
      </w:pPr>
      <w:r w:rsidRPr="00304D94">
        <w:rPr>
          <w:rFonts w:ascii="Times New Roman" w:hAnsi="Times New Roman" w:cs="Times New Roman"/>
          <w:sz w:val="24"/>
          <w:szCs w:val="24"/>
        </w:rPr>
        <w:t>The silhouette scores (mean ± SD for sessions by subject) of UMAP clustering on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18"/>
        </w:rPr>
        <w:t xml:space="preserve"> candidates (Figure 4A)</w:t>
      </w:r>
      <w:r w:rsidRPr="00304D94">
        <w:rPr>
          <w:rFonts w:ascii="Times New Roman" w:eastAsia="Yu Mincho" w:hAnsi="Times New Roman" w:cs="Times New Roman"/>
          <w:sz w:val="24"/>
          <w:szCs w:val="18"/>
        </w:rPr>
        <w:t xml:space="preserve"> were</w:t>
      </w:r>
      <w:r w:rsidRPr="00304D94">
        <w:rPr>
          <w:rFonts w:ascii="Times New Roman" w:hAnsi="Times New Roman" w:cs="Times New Roman"/>
          <w:sz w:val="24"/>
          <w:szCs w:val="18"/>
        </w:rPr>
        <w:t xml:space="preserve"> based on their underlying </w:t>
      </w:r>
      <w:r w:rsidRPr="00304D94">
        <w:rPr>
          <w:rFonts w:ascii="Times New Roman" w:eastAsia="Yu Mincho" w:hAnsi="Times New Roman" w:cs="Times New Roman"/>
          <w:sz w:val="24"/>
          <w:szCs w:val="18"/>
        </w:rPr>
        <w:t>multiunit</w:t>
      </w:r>
      <w:r w:rsidRPr="00304D94">
        <w:rPr>
          <w:rFonts w:ascii="Times New Roman" w:hAnsi="Times New Roman" w:cs="Times New Roman"/>
          <w:sz w:val="24"/>
          <w:szCs w:val="18"/>
        </w:rPr>
        <w:t xml:space="preserve"> spike patterns (mean values were 0.205 [0.285], median [IQR]; Figure 4B).</w:t>
      </w:r>
    </w:p>
    <w:p w14:paraId="00CD4F4C" w14:textId="068234B8" w:rsidR="00186F87" w:rsidRPr="00304D94" w:rsidRDefault="00186F87" w:rsidP="00914303">
      <w:pPr>
        <w:spacing w:line="360" w:lineRule="auto"/>
        <w:rPr>
          <w:rFonts w:ascii="Times New Roman" w:hAnsi="Times New Roman" w:cs="Times New Roman"/>
          <w:sz w:val="24"/>
          <w:szCs w:val="18"/>
        </w:rPr>
      </w:pPr>
    </w:p>
    <w:p w14:paraId="54B15450" w14:textId="1B97AE8C" w:rsidR="00914303" w:rsidRPr="00304D94" w:rsidRDefault="00000000" w:rsidP="00852278">
      <w:pPr>
        <w:pStyle w:val="Heading2"/>
        <w:rPr>
          <w:rFonts w:ascii="Times New Roman" w:hAnsi="Times New Roman" w:cs="Times New Roman"/>
          <w:b/>
          <w:bCs/>
          <w:sz w:val="24"/>
          <w:szCs w:val="18"/>
        </w:rPr>
      </w:pPr>
      <w:r w:rsidRPr="00304D94">
        <w:rPr>
          <w:rFonts w:ascii="Times New Roman" w:hAnsi="Times New Roman" w:cs="Times New Roman"/>
          <w:sz w:val="24"/>
          <w:szCs w:val="18"/>
        </w:rPr>
        <w:br w:type="column"/>
      </w:r>
      <w:r w:rsidRPr="00304D94">
        <w:rPr>
          <w:rFonts w:ascii="Times New Roman" w:hAnsi="Times New Roman" w:cs="Times New Roman"/>
          <w:b/>
          <w:bCs/>
          <w:sz w:val="24"/>
          <w:szCs w:val="18"/>
        </w:rPr>
        <w:lastRenderedPageBreak/>
        <w:t>Table 3. The number of defined SWR events</w:t>
      </w:r>
    </w:p>
    <w:tbl>
      <w:tblPr>
        <w:tblW w:w="8300" w:type="dxa"/>
        <w:tblCellMar>
          <w:left w:w="0" w:type="dxa"/>
          <w:right w:w="0" w:type="dxa"/>
        </w:tblCellMar>
        <w:tblLook w:val="04A0" w:firstRow="1" w:lastRow="0" w:firstColumn="1" w:lastColumn="0" w:noHBand="0" w:noVBand="1"/>
      </w:tblPr>
      <w:tblGrid>
        <w:gridCol w:w="1240"/>
        <w:gridCol w:w="1420"/>
        <w:gridCol w:w="1320"/>
        <w:gridCol w:w="920"/>
        <w:gridCol w:w="1500"/>
        <w:gridCol w:w="1900"/>
      </w:tblGrid>
      <w:tr w:rsidR="00A00E48" w:rsidRPr="00304D94" w14:paraId="3F624E3F" w14:textId="77777777" w:rsidTr="007A026A">
        <w:trPr>
          <w:trHeight w:val="255"/>
        </w:trPr>
        <w:tc>
          <w:tcPr>
            <w:tcW w:w="124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1FC74D4" w14:textId="77777777" w:rsidR="00914303" w:rsidRPr="00304D94" w:rsidRDefault="00000000" w:rsidP="007A026A">
            <w:pPr>
              <w:widowControl/>
              <w:jc w:val="center"/>
              <w:rPr>
                <w:rFonts w:ascii="Arial" w:hAnsi="Arial"/>
                <w:color w:val="000000"/>
                <w:sz w:val="18"/>
              </w:rPr>
            </w:pPr>
            <w:r w:rsidRPr="00304D94">
              <w:rPr>
                <w:rFonts w:ascii="Arial" w:hAnsi="Arial"/>
                <w:color w:val="000000"/>
                <w:sz w:val="18"/>
              </w:rPr>
              <w:t>Subject ID</w:t>
            </w:r>
          </w:p>
        </w:tc>
        <w:tc>
          <w:tcPr>
            <w:tcW w:w="14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D1AB4D8" w14:textId="77777777" w:rsidR="00914303" w:rsidRPr="00304D94" w:rsidRDefault="00000000" w:rsidP="007A026A">
            <w:pPr>
              <w:jc w:val="center"/>
              <w:rPr>
                <w:rFonts w:ascii="Arial" w:hAnsi="Arial"/>
                <w:color w:val="000000"/>
                <w:sz w:val="18"/>
              </w:rPr>
            </w:pPr>
            <w:r w:rsidRPr="00304D94">
              <w:rPr>
                <w:rFonts w:ascii="Arial" w:hAnsi="Arial"/>
                <w:color w:val="000000"/>
                <w:sz w:val="18"/>
              </w:rPr>
              <w:t># of sessions</w:t>
            </w:r>
          </w:p>
        </w:tc>
        <w:tc>
          <w:tcPr>
            <w:tcW w:w="13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498956A"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 of trials</w:t>
            </w:r>
          </w:p>
        </w:tc>
        <w:tc>
          <w:tcPr>
            <w:tcW w:w="9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2CA8E045" w14:textId="77777777" w:rsidR="00914303" w:rsidRPr="00304D94" w:rsidRDefault="00000000" w:rsidP="007A026A">
            <w:pPr>
              <w:jc w:val="center"/>
              <w:rPr>
                <w:rFonts w:ascii="Arial" w:hAnsi="Arial"/>
                <w:color w:val="000000"/>
                <w:sz w:val="18"/>
              </w:rPr>
            </w:pPr>
            <w:r w:rsidRPr="00304D94">
              <w:rPr>
                <w:rFonts w:ascii="Arial" w:hAnsi="Arial"/>
                <w:color w:val="000000"/>
                <w:sz w:val="18"/>
              </w:rPr>
              <w:t>ROI</w:t>
            </w:r>
          </w:p>
        </w:tc>
        <w:tc>
          <w:tcPr>
            <w:tcW w:w="15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65B08BF5" w14:textId="77777777" w:rsidR="00914303" w:rsidRPr="00304D94" w:rsidRDefault="00000000" w:rsidP="007A026A">
            <w:pPr>
              <w:jc w:val="center"/>
              <w:rPr>
                <w:rFonts w:ascii="Arial" w:hAnsi="Arial"/>
                <w:color w:val="000000"/>
                <w:sz w:val="18"/>
              </w:rPr>
            </w:pPr>
            <w:r w:rsidRPr="00304D94">
              <w:rPr>
                <w:rFonts w:ascii="Arial" w:hAnsi="Arial"/>
                <w:color w:val="000000"/>
                <w:sz w:val="18"/>
              </w:rPr>
              <w:t># of SWRs</w:t>
            </w:r>
          </w:p>
        </w:tc>
        <w:tc>
          <w:tcPr>
            <w:tcW w:w="19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0F62E7D" w14:textId="77777777" w:rsidR="00914303" w:rsidRPr="00304D94" w:rsidRDefault="00000000" w:rsidP="007A026A">
            <w:pPr>
              <w:jc w:val="center"/>
              <w:rPr>
                <w:rFonts w:ascii="Arial" w:hAnsi="Arial"/>
                <w:color w:val="000000"/>
                <w:sz w:val="18"/>
              </w:rPr>
            </w:pPr>
            <w:r w:rsidRPr="00304D94">
              <w:rPr>
                <w:rFonts w:ascii="Arial" w:hAnsi="Arial"/>
                <w:color w:val="000000"/>
                <w:sz w:val="18"/>
              </w:rPr>
              <w:t>SWR incidence [Hz]</w:t>
            </w:r>
          </w:p>
        </w:tc>
      </w:tr>
      <w:tr w:rsidR="00A00E48" w:rsidRPr="00304D94" w14:paraId="7CB1DE65" w14:textId="77777777" w:rsidTr="0013703C">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60A2C0" w14:textId="77777777" w:rsidR="00914303" w:rsidRPr="00304D94" w:rsidRDefault="00000000" w:rsidP="007A026A">
            <w:pPr>
              <w:jc w:val="center"/>
              <w:rPr>
                <w:rFonts w:ascii="Arial" w:hAnsi="Arial"/>
                <w:color w:val="000000"/>
                <w:sz w:val="18"/>
              </w:rPr>
            </w:pPr>
            <w:r w:rsidRPr="00304D94">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506DC0"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8F3BF5"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100</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FC24B4" w14:textId="77777777" w:rsidR="00914303"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191382" w14:textId="77777777" w:rsidR="00914303" w:rsidRPr="00304D94" w:rsidRDefault="00000000" w:rsidP="007A026A">
            <w:pPr>
              <w:jc w:val="center"/>
              <w:rPr>
                <w:rFonts w:ascii="Arial" w:hAnsi="Arial"/>
                <w:color w:val="000000"/>
                <w:sz w:val="18"/>
              </w:rPr>
            </w:pPr>
            <w:r w:rsidRPr="00304D94">
              <w:rPr>
                <w:rFonts w:ascii="Arial" w:hAnsi="Arial"/>
                <w:color w:val="000000"/>
                <w:sz w:val="18"/>
              </w:rPr>
              <w:t>274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D0E67D4" w14:textId="77777777" w:rsidR="00914303" w:rsidRPr="00304D94" w:rsidRDefault="00000000" w:rsidP="007A026A">
            <w:pPr>
              <w:jc w:val="center"/>
              <w:rPr>
                <w:rFonts w:ascii="Arial" w:hAnsi="Arial"/>
                <w:color w:val="000000"/>
                <w:sz w:val="18"/>
              </w:rPr>
            </w:pPr>
            <w:r w:rsidRPr="00304D94">
              <w:rPr>
                <w:rFonts w:ascii="Arial" w:hAnsi="Arial"/>
                <w:color w:val="000000"/>
                <w:sz w:val="18"/>
              </w:rPr>
              <w:t>0.34</w:t>
            </w:r>
          </w:p>
        </w:tc>
      </w:tr>
      <w:tr w:rsidR="00A00E48" w:rsidRPr="00304D94" w14:paraId="0DF6F031"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ADB33D" w14:textId="77777777" w:rsidR="00914303"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C21063"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FB8F04"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AA5968" w14:textId="77777777" w:rsidR="00914303"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34B329" w14:textId="77777777" w:rsidR="00914303" w:rsidRPr="00304D94" w:rsidRDefault="00000000" w:rsidP="007A026A">
            <w:pPr>
              <w:jc w:val="center"/>
              <w:rPr>
                <w:rFonts w:ascii="Arial" w:hAnsi="Arial"/>
                <w:color w:val="000000"/>
                <w:sz w:val="18"/>
              </w:rPr>
            </w:pPr>
            <w:r w:rsidRPr="00304D94">
              <w:rPr>
                <w:rFonts w:ascii="Arial" w:hAnsi="Arial"/>
                <w:color w:val="000000"/>
                <w:sz w:val="18"/>
              </w:rPr>
              <w:t>325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CA1791" w14:textId="77777777" w:rsidR="00914303" w:rsidRPr="00304D94" w:rsidRDefault="00000000" w:rsidP="007A026A">
            <w:pPr>
              <w:jc w:val="center"/>
              <w:rPr>
                <w:rFonts w:ascii="Arial" w:hAnsi="Arial"/>
                <w:color w:val="000000"/>
                <w:sz w:val="18"/>
              </w:rPr>
            </w:pPr>
            <w:r w:rsidRPr="00304D94">
              <w:rPr>
                <w:rFonts w:ascii="Arial" w:hAnsi="Arial"/>
                <w:color w:val="000000"/>
                <w:sz w:val="18"/>
              </w:rPr>
              <w:t>0.42</w:t>
            </w:r>
          </w:p>
        </w:tc>
      </w:tr>
      <w:tr w:rsidR="00A00E48" w:rsidRPr="00304D94" w14:paraId="3CA8A3B1" w14:textId="77777777" w:rsidTr="0013703C">
        <w:trPr>
          <w:trHeight w:val="240"/>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694B76" w14:textId="77777777" w:rsidR="00914303"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380C888"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E99DB01"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99</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7387C9" w14:textId="77777777" w:rsidR="00914303" w:rsidRPr="00304D94" w:rsidRDefault="00000000" w:rsidP="007A026A">
            <w:pPr>
              <w:jc w:val="center"/>
              <w:rPr>
                <w:rFonts w:ascii="Arial" w:hAnsi="Arial"/>
                <w:color w:val="000000"/>
                <w:sz w:val="18"/>
              </w:rPr>
            </w:pPr>
            <w:r w:rsidRPr="00304D94">
              <w:rPr>
                <w:rFonts w:ascii="Arial" w:hAnsi="Arial"/>
                <w:color w:val="000000"/>
                <w:sz w:val="18"/>
              </w:rPr>
              <w:t>PHL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E2CFC5D" w14:textId="77777777" w:rsidR="00914303" w:rsidRPr="00304D94" w:rsidRDefault="00000000" w:rsidP="007A026A">
            <w:pPr>
              <w:jc w:val="center"/>
              <w:rPr>
                <w:rFonts w:ascii="Arial" w:hAnsi="Arial"/>
                <w:color w:val="000000"/>
                <w:sz w:val="18"/>
              </w:rPr>
            </w:pPr>
            <w:r w:rsidRPr="00304D94">
              <w:rPr>
                <w:rFonts w:ascii="Arial" w:hAnsi="Arial"/>
                <w:color w:val="000000"/>
                <w:sz w:val="18"/>
              </w:rPr>
              <w:t>202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DA6D87" w14:textId="77777777" w:rsidR="00914303" w:rsidRPr="00304D94" w:rsidRDefault="00000000" w:rsidP="007A026A">
            <w:pPr>
              <w:jc w:val="center"/>
              <w:rPr>
                <w:rFonts w:ascii="Arial" w:hAnsi="Arial"/>
                <w:color w:val="000000"/>
                <w:sz w:val="18"/>
              </w:rPr>
            </w:pPr>
            <w:r w:rsidRPr="00304D94">
              <w:rPr>
                <w:rFonts w:ascii="Arial" w:hAnsi="Arial"/>
                <w:color w:val="000000"/>
                <w:sz w:val="18"/>
              </w:rPr>
              <w:t>0.26</w:t>
            </w:r>
          </w:p>
        </w:tc>
      </w:tr>
      <w:tr w:rsidR="00A00E48" w:rsidRPr="00304D94" w14:paraId="1261BB4C"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C9C9A5D" w14:textId="77777777" w:rsidR="00914303"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DAAC31"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60C956F"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BCDC805" w14:textId="77777777" w:rsidR="00914303"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7F5C09" w14:textId="77777777" w:rsidR="00914303" w:rsidRPr="00304D94" w:rsidRDefault="00000000" w:rsidP="007A026A">
            <w:pPr>
              <w:jc w:val="center"/>
              <w:rPr>
                <w:rFonts w:ascii="Arial" w:hAnsi="Arial"/>
                <w:color w:val="000000"/>
                <w:sz w:val="18"/>
              </w:rPr>
            </w:pPr>
            <w:r w:rsidRPr="00304D94">
              <w:rPr>
                <w:rFonts w:ascii="Arial" w:hAnsi="Arial"/>
                <w:color w:val="000000"/>
                <w:sz w:val="18"/>
              </w:rPr>
              <w:t>297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FA6E2E" w14:textId="77777777" w:rsidR="00914303" w:rsidRPr="00304D94" w:rsidRDefault="00000000" w:rsidP="007A026A">
            <w:pPr>
              <w:jc w:val="center"/>
              <w:rPr>
                <w:rFonts w:ascii="Arial" w:hAnsi="Arial"/>
                <w:color w:val="000000"/>
                <w:sz w:val="18"/>
              </w:rPr>
            </w:pPr>
            <w:r w:rsidRPr="00304D94">
              <w:rPr>
                <w:rFonts w:ascii="Arial" w:hAnsi="Arial"/>
                <w:color w:val="000000"/>
                <w:sz w:val="18"/>
              </w:rPr>
              <w:t>0.37</w:t>
            </w:r>
          </w:p>
        </w:tc>
      </w:tr>
      <w:tr w:rsidR="00A00E48" w:rsidRPr="00304D94" w14:paraId="11EFEE73" w14:textId="77777777" w:rsidTr="0013703C">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A5B16C2" w14:textId="77777777" w:rsidR="00914303" w:rsidRPr="00304D94" w:rsidRDefault="00000000" w:rsidP="007A026A">
            <w:pPr>
              <w:jc w:val="center"/>
              <w:rPr>
                <w:rFonts w:ascii="Arial" w:hAnsi="Arial"/>
                <w:color w:val="000000"/>
                <w:sz w:val="18"/>
              </w:rPr>
            </w:pPr>
            <w:r w:rsidRPr="00304D94">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384DEE4"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B679ADC"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97</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0ACAF15" w14:textId="77777777" w:rsidR="00914303"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BC58535" w14:textId="77777777" w:rsidR="00914303" w:rsidRPr="00304D94" w:rsidRDefault="00000000" w:rsidP="007A026A">
            <w:pPr>
              <w:jc w:val="center"/>
              <w:rPr>
                <w:rFonts w:ascii="Arial" w:hAnsi="Arial"/>
                <w:color w:val="000000"/>
                <w:sz w:val="18"/>
              </w:rPr>
            </w:pPr>
            <w:r w:rsidRPr="00304D94">
              <w:rPr>
                <w:rFonts w:ascii="Arial" w:hAnsi="Arial"/>
                <w:color w:val="000000"/>
                <w:sz w:val="18"/>
              </w:rPr>
              <w:t>72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3940E27" w14:textId="77777777" w:rsidR="00914303" w:rsidRPr="00304D94" w:rsidRDefault="00000000" w:rsidP="007A026A">
            <w:pPr>
              <w:jc w:val="center"/>
              <w:rPr>
                <w:rFonts w:ascii="Arial" w:hAnsi="Arial"/>
                <w:color w:val="000000"/>
                <w:sz w:val="18"/>
              </w:rPr>
            </w:pPr>
            <w:r w:rsidRPr="00304D94">
              <w:rPr>
                <w:rFonts w:ascii="Arial" w:hAnsi="Arial"/>
                <w:color w:val="000000"/>
                <w:sz w:val="18"/>
              </w:rPr>
              <w:t>0.09</w:t>
            </w:r>
          </w:p>
        </w:tc>
      </w:tr>
      <w:tr w:rsidR="00A00E48" w:rsidRPr="00304D94" w14:paraId="0EBDB920" w14:textId="77777777" w:rsidTr="0013703C">
        <w:trPr>
          <w:trHeight w:val="49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9B640E" w14:textId="77777777" w:rsidR="00914303" w:rsidRPr="00304D94" w:rsidRDefault="00914303" w:rsidP="007A026A">
            <w:pPr>
              <w:jc w:val="center"/>
              <w:rPr>
                <w:rFonts w:ascii="Arial" w:hAnsi="Arial"/>
                <w:color w:val="000000"/>
                <w:sz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305A425B" w14:textId="77777777" w:rsidR="00914303" w:rsidRPr="00304D94" w:rsidRDefault="00000000" w:rsidP="007A026A">
            <w:pPr>
              <w:jc w:val="center"/>
              <w:rPr>
                <w:rFonts w:ascii="Arial" w:hAnsi="Arial"/>
                <w:color w:val="000000"/>
                <w:sz w:val="18"/>
              </w:rPr>
            </w:pPr>
            <w:r w:rsidRPr="00304D94">
              <w:rPr>
                <w:rFonts w:ascii="Arial" w:hAnsi="Arial" w:cs="Arial"/>
                <w:color w:val="000000"/>
                <w:sz w:val="18"/>
                <w:szCs w:val="18"/>
              </w:rPr>
              <w:t>Total = 10</w:t>
            </w: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1B06BA9" w14:textId="77777777" w:rsidR="00914303" w:rsidRPr="00304D94" w:rsidRDefault="00000000" w:rsidP="007A026A">
            <w:pPr>
              <w:jc w:val="center"/>
              <w:rPr>
                <w:rFonts w:ascii="Arial" w:hAnsi="Arial"/>
                <w:color w:val="000000"/>
                <w:sz w:val="18"/>
              </w:rPr>
            </w:pPr>
            <w:r w:rsidRPr="00304D94">
              <w:rPr>
                <w:rFonts w:ascii="Arial" w:hAnsi="Arial" w:cs="Arial"/>
                <w:color w:val="000000"/>
                <w:sz w:val="18"/>
                <w:szCs w:val="18"/>
              </w:rPr>
              <w:t>Total = 493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1EFAA0" w14:textId="77777777" w:rsidR="00914303" w:rsidRPr="00304D94" w:rsidRDefault="00914303" w:rsidP="0013703C">
            <w:pPr>
              <w:jc w:val="center"/>
              <w:rPr>
                <w:rFonts w:ascii="Arial" w:hAnsi="Arial" w:cs="Arial"/>
                <w:color w:val="000000"/>
                <w:sz w:val="18"/>
                <w:szCs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781A9DD" w14:textId="77777777" w:rsidR="00914303" w:rsidRPr="00304D94" w:rsidRDefault="00000000" w:rsidP="007A026A">
            <w:pPr>
              <w:jc w:val="center"/>
              <w:rPr>
                <w:rFonts w:ascii="Arial" w:hAnsi="Arial"/>
                <w:color w:val="000000"/>
                <w:sz w:val="18"/>
              </w:rPr>
            </w:pPr>
            <w:r w:rsidRPr="00304D94">
              <w:rPr>
                <w:rFonts w:ascii="Arial" w:hAnsi="Arial"/>
                <w:color w:val="000000"/>
                <w:sz w:val="18"/>
              </w:rPr>
              <w:t>Total = 1,170</w:t>
            </w:r>
          </w:p>
        </w:tc>
        <w:tc>
          <w:tcPr>
            <w:tcW w:w="1900" w:type="dxa"/>
            <w:vMerge w:val="restart"/>
            <w:tcBorders>
              <w:top w:val="nil"/>
              <w:left w:val="nil"/>
              <w:bottom w:val="nil"/>
              <w:right w:val="nil"/>
            </w:tcBorders>
            <w:shd w:val="clear" w:color="auto" w:fill="auto"/>
            <w:tcMar>
              <w:top w:w="15" w:type="dxa"/>
              <w:left w:w="15" w:type="dxa"/>
              <w:bottom w:w="0" w:type="dxa"/>
              <w:right w:w="15" w:type="dxa"/>
            </w:tcMar>
            <w:vAlign w:val="center"/>
            <w:hideMark/>
          </w:tcPr>
          <w:p w14:paraId="645E3FAD" w14:textId="77777777" w:rsidR="00914303" w:rsidRPr="00304D94" w:rsidRDefault="00000000" w:rsidP="007A026A">
            <w:pPr>
              <w:jc w:val="center"/>
              <w:rPr>
                <w:rFonts w:ascii="Arial" w:hAnsi="Arial"/>
                <w:color w:val="000000"/>
                <w:sz w:val="18"/>
              </w:rPr>
            </w:pPr>
            <w:r w:rsidRPr="00304D94">
              <w:rPr>
                <w:rFonts w:ascii="Arial" w:hAnsi="Arial"/>
                <w:color w:val="000000"/>
                <w:sz w:val="18"/>
              </w:rPr>
              <w:t>0.30 ± 0.13</w:t>
            </w:r>
            <w:r w:rsidRPr="00304D94">
              <w:rPr>
                <w:rFonts w:ascii="Arial" w:hAnsi="Arial"/>
                <w:color w:val="000000"/>
                <w:sz w:val="18"/>
              </w:rPr>
              <w:br/>
              <w:t>(mean ± SD)</w:t>
            </w:r>
          </w:p>
        </w:tc>
      </w:tr>
      <w:tr w:rsidR="00A00E48" w:rsidRPr="00304D94" w14:paraId="05798F02" w14:textId="77777777" w:rsidTr="0013703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73BBF8" w14:textId="77777777" w:rsidR="00914303" w:rsidRPr="00304D94" w:rsidRDefault="00914303" w:rsidP="007A026A">
            <w:pPr>
              <w:jc w:val="center"/>
              <w:rPr>
                <w:rFonts w:ascii="Arial" w:hAnsi="Arial"/>
                <w:color w:val="000000"/>
                <w:sz w:val="18"/>
              </w:rPr>
            </w:pPr>
          </w:p>
        </w:tc>
        <w:tc>
          <w:tcPr>
            <w:tcW w:w="0" w:type="auto"/>
            <w:vMerge/>
            <w:tcBorders>
              <w:top w:val="nil"/>
              <w:left w:val="nil"/>
              <w:bottom w:val="nil"/>
              <w:right w:val="nil"/>
            </w:tcBorders>
            <w:vAlign w:val="center"/>
            <w:hideMark/>
          </w:tcPr>
          <w:p w14:paraId="35FEED8A" w14:textId="77777777" w:rsidR="00914303" w:rsidRPr="00304D94"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0FEB95D0" w14:textId="77777777" w:rsidR="00914303" w:rsidRPr="00304D94" w:rsidRDefault="00914303" w:rsidP="007A026A">
            <w:pPr>
              <w:rPr>
                <w:rFonts w:ascii="Arial" w:hAnsi="Arial"/>
                <w:color w:val="000000"/>
                <w:sz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DEF566" w14:textId="77777777" w:rsidR="00914303" w:rsidRPr="00304D94" w:rsidRDefault="00914303" w:rsidP="007A026A">
            <w:pPr>
              <w:rPr>
                <w:sz w:val="20"/>
              </w:rPr>
            </w:pPr>
          </w:p>
        </w:tc>
        <w:tc>
          <w:tcPr>
            <w:tcW w:w="0" w:type="auto"/>
            <w:vMerge/>
            <w:tcBorders>
              <w:top w:val="nil"/>
              <w:left w:val="nil"/>
              <w:bottom w:val="nil"/>
              <w:right w:val="nil"/>
            </w:tcBorders>
            <w:vAlign w:val="center"/>
            <w:hideMark/>
          </w:tcPr>
          <w:p w14:paraId="137923AC" w14:textId="77777777" w:rsidR="00914303" w:rsidRPr="00304D94"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295A3A41" w14:textId="77777777" w:rsidR="00914303" w:rsidRPr="00304D94" w:rsidRDefault="00914303" w:rsidP="0013703C">
            <w:pPr>
              <w:rPr>
                <w:rFonts w:ascii="Arial" w:hAnsi="Arial" w:cs="Arial"/>
                <w:color w:val="000000"/>
                <w:sz w:val="18"/>
                <w:szCs w:val="18"/>
              </w:rPr>
            </w:pPr>
          </w:p>
        </w:tc>
      </w:tr>
    </w:tbl>
    <w:p w14:paraId="236FE677" w14:textId="45CE1504" w:rsidR="00914303" w:rsidRPr="00304D94" w:rsidRDefault="00000000" w:rsidP="00914303">
      <w:pPr>
        <w:widowControl/>
        <w:spacing w:line="360" w:lineRule="auto"/>
        <w:contextualSpacing/>
        <w:jc w:val="left"/>
        <w:rPr>
          <w:rFonts w:ascii="Times New Roman" w:hAnsi="Times New Roman" w:cs="Times New Roman"/>
          <w:sz w:val="24"/>
          <w:szCs w:val="18"/>
        </w:rPr>
      </w:pPr>
      <w:r w:rsidRPr="00304D94">
        <w:rPr>
          <w:rFonts w:ascii="Times New Roman" w:hAnsi="Times New Roman" w:cs="Times New Roman"/>
          <w:sz w:val="24"/>
          <w:szCs w:val="18"/>
        </w:rPr>
        <w:t>The table summarizes the statistics of putative CA1 regions and SWRs. Only the first two sessions (</w:t>
      </w:r>
      <w:r w:rsidRPr="00304D94">
        <w:rPr>
          <w:rFonts w:ascii="Times New Roman" w:eastAsia="Yu Mincho" w:hAnsi="Times New Roman" w:cs="Times New Roman"/>
          <w:sz w:val="24"/>
          <w:szCs w:val="18"/>
        </w:rPr>
        <w:t>sessions</w:t>
      </w:r>
      <w:r w:rsidRPr="00304D94">
        <w:rPr>
          <w:rFonts w:ascii="Times New Roman" w:hAnsi="Times New Roman" w:cs="Times New Roman"/>
          <w:sz w:val="24"/>
          <w:szCs w:val="18"/>
        </w:rPr>
        <w:t xml:space="preserve"> #1 and #2) from each </w:t>
      </w:r>
      <w:r w:rsidR="004150D2" w:rsidRPr="00304D94">
        <w:rPr>
          <w:rFonts w:ascii="Times New Roman" w:hAnsi="Times New Roman" w:cs="Times New Roman"/>
          <w:sz w:val="24"/>
          <w:szCs w:val="18"/>
        </w:rPr>
        <w:t>subject</w:t>
      </w:r>
      <w:r w:rsidRPr="00304D94">
        <w:rPr>
          <w:rFonts w:ascii="Times New Roman" w:hAnsi="Times New Roman" w:cs="Times New Roman"/>
          <w:sz w:val="24"/>
          <w:szCs w:val="18"/>
        </w:rPr>
        <w:t xml:space="preserve"> were utilized to reduce the sampling bias.</w:t>
      </w:r>
    </w:p>
    <w:p w14:paraId="0E973258" w14:textId="16E9398D" w:rsidR="0088514E" w:rsidRPr="00304D94" w:rsidRDefault="0088514E" w:rsidP="006E7BFE">
      <w:pPr>
        <w:widowControl/>
        <w:spacing w:line="360" w:lineRule="auto"/>
        <w:contextualSpacing/>
        <w:jc w:val="left"/>
        <w:rPr>
          <w:rFonts w:ascii="Times New Roman" w:hAnsi="Times New Roman" w:cs="Times New Roman"/>
          <w:sz w:val="24"/>
          <w:szCs w:val="24"/>
        </w:rPr>
      </w:pPr>
    </w:p>
    <w:p w14:paraId="36F7884A" w14:textId="0003DE7C" w:rsidR="007E7066" w:rsidRPr="00304D94" w:rsidRDefault="00000000"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szCs w:val="18"/>
        </w:rPr>
        <w:br w:type="column"/>
      </w:r>
      <w:r w:rsidR="004424F6" w:rsidRPr="00304D94">
        <w:rPr>
          <w:rFonts w:ascii="Times New Roman" w:hAnsi="Times New Roman" w:cs="Times New Roman"/>
          <w:b/>
          <w:bCs/>
        </w:rPr>
        <w:lastRenderedPageBreak/>
        <w:t>Figures</w:t>
      </w:r>
    </w:p>
    <w:p w14:paraId="106E6EC5" w14:textId="3271BE7C" w:rsidR="008E50BB" w:rsidRPr="00304D94" w:rsidRDefault="00000000" w:rsidP="00407B95">
      <w:pPr>
        <w:rPr>
          <w:rFonts w:ascii="Times New Roman" w:hAnsi="Times New Roman" w:cs="Times New Roman"/>
          <w:b/>
          <w:bCs/>
          <w:sz w:val="24"/>
          <w:szCs w:val="18"/>
        </w:rPr>
      </w:pPr>
      <w:bookmarkStart w:id="133" w:name="_Ref115690325"/>
      <w:r w:rsidRPr="00304D94">
        <w:rPr>
          <w:rFonts w:ascii="Times New Roman" w:hAnsi="Times New Roman" w:cs="Times New Roman"/>
          <w:b/>
          <w:bCs/>
          <w:noProof/>
          <w:sz w:val="24"/>
          <w:szCs w:val="18"/>
        </w:rPr>
        <w:drawing>
          <wp:inline distT="0" distB="0" distL="0" distR="0" wp14:anchorId="6A4FB8C4" wp14:editId="0F70347D">
            <wp:extent cx="5459095" cy="4462780"/>
            <wp:effectExtent l="0" t="0" r="8255" b="0"/>
            <wp:docPr id="179282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2287"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459095" cy="4462780"/>
                    </a:xfrm>
                    <a:prstGeom prst="rect">
                      <a:avLst/>
                    </a:prstGeom>
                    <a:noFill/>
                    <a:ln>
                      <a:noFill/>
                    </a:ln>
                  </pic:spPr>
                </pic:pic>
              </a:graphicData>
            </a:graphic>
          </wp:inline>
        </w:drawing>
      </w:r>
    </w:p>
    <w:p w14:paraId="4D28DF4C" w14:textId="466370E8" w:rsidR="006C7690" w:rsidRPr="00304D94" w:rsidRDefault="0018143F" w:rsidP="006E7BFE">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Figure 1</w:t>
      </w:r>
      <w:bookmarkEnd w:id="133"/>
      <w:r w:rsidR="008B2965" w:rsidRPr="00304D94">
        <w:rPr>
          <w:rFonts w:ascii="Times New Roman" w:hAnsi="Times New Roman" w:cs="Times New Roman"/>
          <w:b/>
          <w:bCs/>
          <w:sz w:val="24"/>
          <w:szCs w:val="18"/>
        </w:rPr>
        <w:t>. Representative LFP trace and neural trajectory of the hippocampus during a working memory task</w:t>
      </w:r>
    </w:p>
    <w:p w14:paraId="20C161A0" w14:textId="25D9D86C" w:rsidR="00D66B05" w:rsidRPr="00304D94" w:rsidRDefault="00000000" w:rsidP="006E7BFE">
      <w:pPr>
        <w:spacing w:line="360" w:lineRule="auto"/>
        <w:contextualSpacing/>
        <w:jc w:val="left"/>
        <w:rPr>
          <w:rFonts w:ascii="Times New Roman" w:hAnsi="Times New Roman" w:cs="Times New Roman"/>
          <w:sz w:val="24"/>
          <w:szCs w:val="18"/>
        </w:rPr>
      </w:pPr>
      <w:r w:rsidRPr="00304D94">
        <w:rPr>
          <w:rFonts w:ascii="Times New Roman" w:hAnsi="Times New Roman" w:cs="Times New Roman"/>
          <w:b/>
          <w:bCs/>
          <w:i/>
          <w:iCs/>
          <w:sz w:val="24"/>
          <w:szCs w:val="18"/>
        </w:rPr>
        <w:t xml:space="preserve">A–B. </w:t>
      </w:r>
      <w:r w:rsidRPr="00304D94">
        <w:rPr>
          <w:rFonts w:ascii="Times New Roman" w:hAnsi="Times New Roman" w:cs="Times New Roman"/>
          <w:sz w:val="24"/>
          <w:szCs w:val="18"/>
        </w:rPr>
        <w:t xml:space="preserve">Representative local field potential </w:t>
      </w:r>
      <w:r w:rsidRPr="00304D94">
        <w:rPr>
          <w:rFonts w:ascii="Times New Roman" w:hAnsi="Times New Roman" w:cs="Times New Roman"/>
          <w:b/>
          <w:bCs/>
          <w:sz w:val="24"/>
          <w:szCs w:val="18"/>
        </w:rPr>
        <w:t>(</w:t>
      </w:r>
      <w:r w:rsidR="00102E09" w:rsidRPr="00304D94">
        <w:rPr>
          <w:rFonts w:ascii="Times New Roman" w:hAnsi="Times New Roman" w:cs="Times New Roman"/>
          <w:sz w:val="24"/>
          <w:szCs w:val="18"/>
        </w:rPr>
        <w:t>LFP) traces of intracranial encephalogram (iEEG) data</w:t>
      </w:r>
      <w:r w:rsidRPr="00304D94">
        <w:rPr>
          <w:rFonts w:ascii="Times New Roman" w:eastAsia="Yu Mincho" w:hAnsi="Times New Roman" w:cs="Times New Roman"/>
          <w:sz w:val="24"/>
          <w:szCs w:val="18"/>
        </w:rPr>
        <w:t xml:space="preserve"> </w:t>
      </w:r>
      <w:r w:rsidR="00102E09" w:rsidRPr="00304D94">
        <w:rPr>
          <w:rFonts w:ascii="Times New Roman" w:hAnsi="Times New Roman" w:cs="Times New Roman"/>
          <w:sz w:val="24"/>
          <w:szCs w:val="18"/>
        </w:rPr>
        <w:t xml:space="preserve">(subject #6, session #2, trial #5, in the left hippocampal head) in </w:t>
      </w:r>
      <w:r w:rsidRPr="00304D94">
        <w:rPr>
          <w:rFonts w:ascii="Times New Roman" w:eastAsia="Yu Mincho" w:hAnsi="Times New Roman" w:cs="Times New Roman"/>
          <w:sz w:val="24"/>
          <w:szCs w:val="18"/>
        </w:rPr>
        <w:t xml:space="preserve">the </w:t>
      </w:r>
      <w:r w:rsidR="00102E09" w:rsidRPr="00304D94">
        <w:rPr>
          <w:rFonts w:ascii="Times New Roman" w:hAnsi="Times New Roman" w:cs="Times New Roman"/>
          <w:sz w:val="24"/>
          <w:szCs w:val="18"/>
        </w:rPr>
        <w:t>wideband (</w:t>
      </w:r>
      <w:r w:rsidR="00102E09" w:rsidRPr="00304D94">
        <w:rPr>
          <w:rFonts w:ascii="Times New Roman" w:hAnsi="Times New Roman" w:cs="Times New Roman"/>
          <w:b/>
          <w:bCs/>
          <w:i/>
          <w:iCs/>
          <w:sz w:val="24"/>
          <w:szCs w:val="18"/>
        </w:rPr>
        <w:t>A</w:t>
      </w:r>
      <w:r w:rsidR="00102E09" w:rsidRPr="00304D94">
        <w:rPr>
          <w:rFonts w:ascii="Times New Roman" w:hAnsi="Times New Roman" w:cs="Times New Roman"/>
          <w:sz w:val="24"/>
          <w:szCs w:val="18"/>
        </w:rPr>
        <w:t xml:space="preserve">) and ripple </w:t>
      </w:r>
      <w:r w:rsidRPr="00304D94">
        <w:rPr>
          <w:rFonts w:ascii="Times New Roman" w:eastAsia="Yu Mincho" w:hAnsi="Times New Roman" w:cs="Times New Roman"/>
          <w:sz w:val="24"/>
          <w:szCs w:val="18"/>
        </w:rPr>
        <w:t>bands</w:t>
      </w:r>
      <w:r w:rsidR="00102E09" w:rsidRPr="00304D94">
        <w:rPr>
          <w:rFonts w:ascii="Times New Roman" w:hAnsi="Times New Roman" w:cs="Times New Roman"/>
          <w:sz w:val="24"/>
          <w:szCs w:val="18"/>
        </w:rPr>
        <w:t xml:space="preserve"> (</w:t>
      </w:r>
      <w:r w:rsidR="00102E09" w:rsidRPr="00304D94">
        <w:rPr>
          <w:rFonts w:ascii="Times New Roman" w:hAnsi="Times New Roman" w:cs="Times New Roman"/>
          <w:b/>
          <w:bCs/>
          <w:i/>
          <w:iCs/>
          <w:sz w:val="24"/>
          <w:szCs w:val="18"/>
        </w:rPr>
        <w:t>B</w:t>
      </w:r>
      <w:r w:rsidR="001071E5" w:rsidRPr="00304D94">
        <w:rPr>
          <w:rFonts w:ascii="Times New Roman" w:hAnsi="Times New Roman" w:cs="Times New Roman"/>
          <w:sz w:val="24"/>
          <w:szCs w:val="24"/>
        </w:rPr>
        <w:t>) recorded with 8-channel tetrodes during a modified Sternberg working memory task (</w:t>
      </w:r>
      <w:r w:rsidR="001071E5" w:rsidRPr="00304D94">
        <w:rPr>
          <w:rFonts w:ascii="Times New Roman" w:hAnsi="Times New Roman" w:cs="Times New Roman"/>
          <w:i/>
          <w:iCs/>
          <w:sz w:val="24"/>
          <w:szCs w:val="24"/>
        </w:rPr>
        <w:t>gray</w:t>
      </w:r>
      <w:r w:rsidR="001071E5" w:rsidRPr="00304D94">
        <w:rPr>
          <w:rFonts w:ascii="Times New Roman" w:hAnsi="Times New Roman" w:cs="Times New Roman"/>
          <w:sz w:val="24"/>
          <w:szCs w:val="24"/>
        </w:rPr>
        <w:t xml:space="preserve">, fixation, 1 s; </w:t>
      </w:r>
      <w:r w:rsidR="001071E5" w:rsidRPr="00304D94">
        <w:rPr>
          <w:rFonts w:ascii="Times New Roman" w:hAnsi="Times New Roman" w:cs="Times New Roman"/>
          <w:i/>
          <w:iCs/>
          <w:sz w:val="24"/>
          <w:szCs w:val="24"/>
        </w:rPr>
        <w:t>blue,</w:t>
      </w:r>
      <w:r w:rsidR="001071E5" w:rsidRPr="00304D94">
        <w:rPr>
          <w:rFonts w:ascii="Times New Roman" w:hAnsi="Times New Roman" w:cs="Times New Roman"/>
          <w:sz w:val="24"/>
          <w:szCs w:val="24"/>
        </w:rPr>
        <w:t xml:space="preserve"> encoding, 2 s; </w:t>
      </w:r>
      <w:r w:rsidR="001071E5" w:rsidRPr="00304D94">
        <w:rPr>
          <w:rFonts w:ascii="Times New Roman" w:hAnsi="Times New Roman" w:cs="Times New Roman"/>
          <w:i/>
          <w:iCs/>
          <w:sz w:val="24"/>
          <w:szCs w:val="24"/>
        </w:rPr>
        <w:t>green</w:t>
      </w:r>
      <w:r w:rsidR="001071E5" w:rsidRPr="00304D94">
        <w:rPr>
          <w:rFonts w:ascii="Times New Roman" w:hAnsi="Times New Roman" w:cs="Times New Roman"/>
          <w:sz w:val="24"/>
          <w:szCs w:val="24"/>
        </w:rPr>
        <w:t xml:space="preserve">, maintenance, 3 s; and </w:t>
      </w:r>
      <w:r w:rsidR="001071E5" w:rsidRPr="00304D94">
        <w:rPr>
          <w:rFonts w:ascii="Times New Roman" w:hAnsi="Times New Roman" w:cs="Times New Roman"/>
          <w:i/>
          <w:iCs/>
          <w:sz w:val="24"/>
          <w:szCs w:val="24"/>
        </w:rPr>
        <w:t>red</w:t>
      </w:r>
      <w:r w:rsidRPr="00304D94">
        <w:rPr>
          <w:rFonts w:ascii="Times New Roman" w:hAnsi="Times New Roman" w:cs="Times New Roman"/>
          <w:sz w:val="24"/>
          <w:szCs w:val="18"/>
        </w:rPr>
        <w:t xml:space="preserve">, retrieval phase, 2 s). </w:t>
      </w:r>
      <w:r w:rsidRPr="00304D94">
        <w:rPr>
          <w:rFonts w:ascii="Times New Roman" w:hAnsi="Times New Roman" w:cs="Times New Roman"/>
          <w:b/>
          <w:bCs/>
          <w:i/>
          <w:iCs/>
          <w:sz w:val="24"/>
          <w:szCs w:val="18"/>
        </w:rPr>
        <w:t>C.</w:t>
      </w:r>
      <w:r w:rsidRPr="00304D94">
        <w:rPr>
          <w:rFonts w:ascii="Times New Roman" w:hAnsi="Times New Roman" w:cs="Times New Roman"/>
          <w:sz w:val="24"/>
          <w:szCs w:val="18"/>
        </w:rPr>
        <w:t xml:space="preserve"> Raster plot of </w:t>
      </w:r>
      <w:r w:rsidRPr="00304D94">
        <w:rPr>
          <w:rFonts w:ascii="Times New Roman" w:eastAsia="Yu Mincho" w:hAnsi="Times New Roman" w:cs="Times New Roman"/>
          <w:sz w:val="24"/>
          <w:szCs w:val="18"/>
        </w:rPr>
        <w:t>multiunit</w:t>
      </w:r>
      <w:r w:rsidRPr="00304D94">
        <w:rPr>
          <w:rFonts w:ascii="Times New Roman" w:hAnsi="Times New Roman" w:cs="Times New Roman"/>
          <w:sz w:val="24"/>
          <w:szCs w:val="18"/>
        </w:rPr>
        <w:t xml:space="preserve"> spikes for the same trial. </w:t>
      </w:r>
      <w:r w:rsidR="007F147A" w:rsidRPr="00304D94">
        <w:rPr>
          <w:rFonts w:ascii="Times New Roman" w:hAnsi="Times New Roman" w:cs="Times New Roman"/>
          <w:b/>
          <w:bCs/>
          <w:i/>
          <w:iCs/>
          <w:sz w:val="24"/>
          <w:szCs w:val="18"/>
        </w:rPr>
        <w:t>D</w:t>
      </w:r>
      <w:r w:rsidR="001071E5" w:rsidRPr="00304D94">
        <w:rPr>
          <w:rFonts w:ascii="Times New Roman" w:hAnsi="Times New Roman" w:cs="Times New Roman"/>
          <w:sz w:val="24"/>
          <w:szCs w:val="18"/>
        </w:rPr>
        <w:t xml:space="preserve">. The first three factors of hippocampal trajectory in the same trial calculated by Gaussian-process factor analysis on spike counts for 50-ms bins. Dot circles show the coordinates of trial geometric medians for the four phases. </w:t>
      </w:r>
      <w:r w:rsidR="00AC1BF3" w:rsidRPr="00304D94">
        <w:rPr>
          <w:rFonts w:ascii="Times New Roman" w:hAnsi="Times New Roman" w:cs="Times New Roman"/>
          <w:b/>
          <w:bCs/>
          <w:i/>
          <w:iCs/>
          <w:sz w:val="24"/>
          <w:szCs w:val="18"/>
        </w:rPr>
        <w:t>E</w:t>
      </w:r>
      <w:r w:rsidR="004C70E9" w:rsidRPr="00304D94">
        <w:rPr>
          <w:rFonts w:ascii="Times New Roman" w:hAnsi="Times New Roman" w:cs="Times New Roman"/>
          <w:sz w:val="24"/>
          <w:szCs w:val="24"/>
        </w:rPr>
        <w:t xml:space="preserve">. </w:t>
      </w:r>
      <w:r w:rsidR="004C70E9" w:rsidRPr="00304D94">
        <w:rPr>
          <w:rFonts w:ascii="Times New Roman" w:hAnsi="Times New Roman" w:cs="Times New Roman"/>
          <w:sz w:val="24"/>
          <w:szCs w:val="24"/>
        </w:rPr>
        <w:lastRenderedPageBreak/>
        <w:t>Trajectory distance of the first three factors from the origin (O). Note that superimposed rectangles show the timings of SWR</w:t>
      </w:r>
      <w:r w:rsidR="004C70E9" w:rsidRPr="00304D94">
        <w:rPr>
          <w:rFonts w:ascii="Times New Roman" w:hAnsi="Times New Roman" w:cs="Times New Roman"/>
          <w:sz w:val="24"/>
          <w:szCs w:val="24"/>
          <w:vertAlign w:val="superscript"/>
        </w:rPr>
        <w:t>+</w:t>
      </w:r>
      <w:r w:rsidR="004C70E9" w:rsidRPr="00304D94">
        <w:rPr>
          <w:rFonts w:ascii="Times New Roman" w:hAnsi="Times New Roman" w:cs="Times New Roman"/>
          <w:sz w:val="24"/>
          <w:szCs w:val="18"/>
        </w:rPr>
        <w:t xml:space="preserve"> candidates (</w:t>
      </w:r>
      <w:r w:rsidR="009D5956" w:rsidRPr="00304D94">
        <w:rPr>
          <w:rFonts w:ascii="Times New Roman" w:hAnsi="Times New Roman" w:cs="Times New Roman"/>
          <w:i/>
          <w:iCs/>
          <w:sz w:val="24"/>
          <w:szCs w:val="18"/>
        </w:rPr>
        <w:t>purple</w:t>
      </w:r>
      <w:r w:rsidR="004C70E9" w:rsidRPr="00304D94">
        <w:rPr>
          <w:rFonts w:ascii="Times New Roman" w:hAnsi="Times New Roman" w:cs="Times New Roman"/>
          <w:sz w:val="24"/>
          <w:szCs w:val="24"/>
        </w:rPr>
        <w:t>) and SWR</w:t>
      </w:r>
      <w:r w:rsidR="004C70E9" w:rsidRPr="00304D94">
        <w:rPr>
          <w:rFonts w:ascii="Times New Roman" w:hAnsi="Times New Roman" w:cs="Times New Roman"/>
          <w:sz w:val="24"/>
          <w:szCs w:val="24"/>
          <w:vertAlign w:val="superscript"/>
        </w:rPr>
        <w:t>−</w:t>
      </w:r>
      <w:r w:rsidR="004C70E9" w:rsidRPr="00304D94">
        <w:rPr>
          <w:rFonts w:ascii="Times New Roman" w:hAnsi="Times New Roman" w:cs="Times New Roman"/>
          <w:sz w:val="24"/>
          <w:szCs w:val="18"/>
        </w:rPr>
        <w:t xml:space="preserve"> candidates (</w:t>
      </w:r>
      <w:r w:rsidR="00B11A40" w:rsidRPr="00304D94">
        <w:rPr>
          <w:rFonts w:ascii="Times New Roman" w:hAnsi="Times New Roman" w:cs="Times New Roman"/>
          <w:i/>
          <w:iCs/>
          <w:sz w:val="24"/>
          <w:szCs w:val="24"/>
        </w:rPr>
        <w:t>yellow</w:t>
      </w:r>
      <w:r w:rsidR="004C70E9" w:rsidRPr="00304D94">
        <w:rPr>
          <w:rFonts w:ascii="Times New Roman" w:hAnsi="Times New Roman" w:cs="Times New Roman"/>
          <w:sz w:val="24"/>
          <w:szCs w:val="18"/>
        </w:rPr>
        <w:t>).</w:t>
      </w:r>
    </w:p>
    <w:p w14:paraId="6E3D1412" w14:textId="77777777" w:rsidR="00A17326" w:rsidRPr="00304D94" w:rsidRDefault="00A17326" w:rsidP="006E7BFE">
      <w:pPr>
        <w:spacing w:line="360" w:lineRule="auto"/>
        <w:rPr>
          <w:rFonts w:ascii="Times New Roman" w:hAnsi="Times New Roman" w:cs="Times New Roman"/>
          <w:color w:val="BFBFBF" w:themeColor="background1" w:themeShade="BF"/>
          <w:sz w:val="24"/>
          <w:szCs w:val="18"/>
        </w:rPr>
      </w:pPr>
    </w:p>
    <w:p w14:paraId="1E1EB9A4" w14:textId="77777777" w:rsidR="00E8208A" w:rsidRDefault="00000000" w:rsidP="00A17DAC">
      <w:pPr>
        <w:rPr>
          <w:rFonts w:ascii="Times New Roman" w:hAnsi="Times New Roman" w:cs="Times New Roman"/>
          <w:color w:val="BFBFBF" w:themeColor="background1" w:themeShade="BF"/>
          <w:sz w:val="24"/>
          <w:szCs w:val="18"/>
        </w:rPr>
      </w:pPr>
      <w:r w:rsidRPr="00304D94">
        <w:rPr>
          <w:rFonts w:ascii="Times New Roman" w:hAnsi="Times New Roman" w:cs="Times New Roman"/>
          <w:color w:val="BFBFBF" w:themeColor="background1" w:themeShade="BF"/>
          <w:sz w:val="24"/>
          <w:szCs w:val="18"/>
        </w:rPr>
        <w:br w:type="column"/>
      </w:r>
      <w:r w:rsidR="0018213F" w:rsidRPr="00304D94">
        <w:rPr>
          <w:rFonts w:ascii="Times New Roman" w:hAnsi="Times New Roman" w:cs="Times New Roman"/>
          <w:noProof/>
          <w:color w:val="BFBFBF" w:themeColor="background1" w:themeShade="BF"/>
          <w:sz w:val="24"/>
          <w:szCs w:val="18"/>
        </w:rPr>
        <w:lastRenderedPageBreak/>
        <w:drawing>
          <wp:inline distT="0" distB="0" distL="0" distR="0" wp14:anchorId="5E9A477F" wp14:editId="4A9B470A">
            <wp:extent cx="3061970" cy="5262880"/>
            <wp:effectExtent l="0" t="0" r="5080" b="0"/>
            <wp:docPr id="136862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24214"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061970" cy="5262880"/>
                    </a:xfrm>
                    <a:prstGeom prst="rect">
                      <a:avLst/>
                    </a:prstGeom>
                    <a:noFill/>
                    <a:ln>
                      <a:noFill/>
                    </a:ln>
                  </pic:spPr>
                </pic:pic>
              </a:graphicData>
            </a:graphic>
          </wp:inline>
        </w:drawing>
      </w:r>
    </w:p>
    <w:p w14:paraId="08A017EF" w14:textId="5A057322" w:rsidR="004D13A8" w:rsidRPr="00304D94" w:rsidRDefault="00B724FD" w:rsidP="00407B95">
      <w:pPr>
        <w:pStyle w:val="Heading2"/>
        <w:rPr>
          <w:rFonts w:ascii="Times New Roman" w:hAnsi="Times New Roman" w:cs="Times New Roman"/>
          <w:b/>
          <w:bCs/>
          <w:sz w:val="24"/>
          <w:szCs w:val="18"/>
        </w:rPr>
      </w:pPr>
      <w:r w:rsidRPr="00304D94">
        <w:rPr>
          <w:rFonts w:ascii="Times New Roman" w:hAnsi="Times New Roman" w:cs="Times New Roman"/>
          <w:b/>
          <w:bCs/>
          <w:sz w:val="24"/>
          <w:szCs w:val="18"/>
        </w:rPr>
        <w:t>Figure 2. State-dependent hippocampal neural trajectory</w:t>
      </w:r>
    </w:p>
    <w:p w14:paraId="11A6F120" w14:textId="3CD743BB" w:rsidR="0015351B" w:rsidRPr="00304D94" w:rsidRDefault="00930DE1"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b/>
          <w:bCs/>
          <w:i/>
          <w:iCs/>
          <w:sz w:val="24"/>
          <w:szCs w:val="24"/>
        </w:rPr>
        <w:t xml:space="preserve">A. </w:t>
      </w:r>
      <w:r w:rsidR="00E203A8" w:rsidRPr="00304D94">
        <w:rPr>
          <w:rFonts w:ascii="Times New Roman" w:hAnsi="Times New Roman" w:cs="Times New Roman"/>
          <w:sz w:val="24"/>
          <w:szCs w:val="24"/>
        </w:rPr>
        <w:t>A representative neural trajectory of the left hippocampus calculated by Gaussian-process factor analysis (GPFA). Small points (</w:t>
      </w:r>
      <w:r w:rsidR="00E203A8" w:rsidRPr="00304D94">
        <w:rPr>
          <w:rFonts w:ascii="Times New Roman" w:hAnsi="Times New Roman" w:cs="Times New Roman"/>
          <w:i/>
          <w:iCs/>
          <w:sz w:val="24"/>
          <w:szCs w:val="24"/>
        </w:rPr>
        <w:t>n</w:t>
      </w:r>
      <w:r w:rsidR="00AF0E44" w:rsidRPr="00304D94">
        <w:rPr>
          <w:rFonts w:ascii="Times New Roman" w:hAnsi="Times New Roman" w:cs="Times New Roman"/>
          <w:sz w:val="24"/>
          <w:szCs w:val="24"/>
        </w:rPr>
        <w:t xml:space="preserve"> = 160) show coordinates of 50-ms bins of neural trajectory in a session (median of 50 trials). </w:t>
      </w:r>
      <w:r w:rsidR="00AF0E44" w:rsidRPr="00304D94">
        <w:rPr>
          <w:rFonts w:ascii="Times New Roman" w:hAnsi="Times New Roman" w:cs="Times New Roman"/>
          <w:i/>
          <w:iCs/>
          <w:sz w:val="24"/>
          <w:szCs w:val="24"/>
        </w:rPr>
        <w:t>Black</w:t>
      </w:r>
      <w:r w:rsidR="00355F6C" w:rsidRPr="00304D94">
        <w:rPr>
          <w:rFonts w:ascii="Times New Roman" w:hAnsi="Times New Roman" w:cs="Times New Roman"/>
          <w:sz w:val="24"/>
          <w:szCs w:val="24"/>
        </w:rPr>
        <w:t>-edged large points show the trajectory geometric medians of the four phases of a Sternberg working memory task (</w:t>
      </w:r>
      <w:r w:rsidR="00355F6C" w:rsidRPr="00304D94">
        <w:rPr>
          <w:rFonts w:ascii="Times New Roman" w:hAnsi="Times New Roman" w:cs="Times New Roman"/>
          <w:i/>
          <w:iCs/>
          <w:sz w:val="24"/>
          <w:szCs w:val="24"/>
        </w:rPr>
        <w:t>gray</w:t>
      </w:r>
      <w:r w:rsidR="00355F6C" w:rsidRPr="00304D94">
        <w:rPr>
          <w:rFonts w:ascii="Times New Roman" w:hAnsi="Times New Roman" w:cs="Times New Roman"/>
          <w:sz w:val="24"/>
          <w:szCs w:val="24"/>
        </w:rPr>
        <w:t xml:space="preserve">, fixation, 1 s; </w:t>
      </w:r>
      <w:r w:rsidR="00355F6C" w:rsidRPr="00304D94">
        <w:rPr>
          <w:rFonts w:ascii="Times New Roman" w:hAnsi="Times New Roman" w:cs="Times New Roman"/>
          <w:i/>
          <w:iCs/>
          <w:sz w:val="24"/>
          <w:szCs w:val="24"/>
        </w:rPr>
        <w:t>blue,</w:t>
      </w:r>
      <w:r w:rsidR="00355F6C" w:rsidRPr="00304D94">
        <w:rPr>
          <w:rFonts w:ascii="Times New Roman" w:hAnsi="Times New Roman" w:cs="Times New Roman"/>
          <w:sz w:val="24"/>
          <w:szCs w:val="24"/>
        </w:rPr>
        <w:t xml:space="preserve"> encoding, 2 s; </w:t>
      </w:r>
      <w:r w:rsidR="00355F6C" w:rsidRPr="00304D94">
        <w:rPr>
          <w:rFonts w:ascii="Times New Roman" w:hAnsi="Times New Roman" w:cs="Times New Roman"/>
          <w:i/>
          <w:iCs/>
          <w:sz w:val="24"/>
          <w:szCs w:val="24"/>
        </w:rPr>
        <w:t>green</w:t>
      </w:r>
      <w:r w:rsidR="00355F6C" w:rsidRPr="00304D94">
        <w:rPr>
          <w:rFonts w:ascii="Times New Roman" w:hAnsi="Times New Roman" w:cs="Times New Roman"/>
          <w:sz w:val="24"/>
          <w:szCs w:val="24"/>
        </w:rPr>
        <w:t xml:space="preserve">, maintenance, 3 s; and </w:t>
      </w:r>
      <w:r w:rsidR="00355F6C" w:rsidRPr="00304D94">
        <w:rPr>
          <w:rFonts w:ascii="Times New Roman" w:hAnsi="Times New Roman" w:cs="Times New Roman"/>
          <w:i/>
          <w:iCs/>
          <w:sz w:val="24"/>
          <w:szCs w:val="24"/>
        </w:rPr>
        <w:t>red</w:t>
      </w:r>
      <w:r w:rsidRPr="00304D94">
        <w:rPr>
          <w:rFonts w:ascii="Times New Roman" w:hAnsi="Times New Roman" w:cs="Times New Roman"/>
          <w:sz w:val="24"/>
          <w:szCs w:val="24"/>
        </w:rPr>
        <w:t xml:space="preserve">, retrieval phase, 2 s). </w:t>
      </w:r>
      <w:r w:rsidRPr="00304D94">
        <w:rPr>
          <w:rFonts w:ascii="Times New Roman" w:hAnsi="Times New Roman" w:cs="Times New Roman"/>
          <w:b/>
          <w:bCs/>
          <w:i/>
          <w:iCs/>
          <w:sz w:val="24"/>
          <w:szCs w:val="24"/>
        </w:rPr>
        <w:t>B.</w:t>
      </w:r>
      <w:r w:rsidRPr="00304D94">
        <w:rPr>
          <w:rFonts w:ascii="Times New Roman" w:hAnsi="Times New Roman" w:cs="Times New Roman"/>
          <w:i/>
          <w:iCs/>
          <w:sz w:val="24"/>
          <w:szCs w:val="24"/>
        </w:rPr>
        <w:t xml:space="preserve"> </w:t>
      </w:r>
      <w:r w:rsidR="004D13A8" w:rsidRPr="00304D94">
        <w:rPr>
          <w:rFonts w:ascii="Times New Roman" w:hAnsi="Times New Roman" w:cs="Times New Roman"/>
          <w:sz w:val="24"/>
          <w:szCs w:val="24"/>
        </w:rPr>
        <w:t xml:space="preserve">Log-likelihoods of predictions of GPFA models as a function of the number of dimensions to embed (mean ± 95% confidence interval). Note that the optimal dimension was determined </w:t>
      </w:r>
      <w:r w:rsidRPr="00304D94">
        <w:rPr>
          <w:rFonts w:ascii="Times New Roman" w:eastAsia="Yu Mincho" w:hAnsi="Times New Roman" w:cs="Times New Roman"/>
          <w:sz w:val="24"/>
          <w:szCs w:val="24"/>
        </w:rPr>
        <w:t>to be</w:t>
      </w:r>
      <w:r w:rsidR="004D13A8" w:rsidRPr="00304D94">
        <w:rPr>
          <w:rFonts w:ascii="Times New Roman" w:hAnsi="Times New Roman" w:cs="Times New Roman"/>
          <w:sz w:val="24"/>
          <w:szCs w:val="24"/>
        </w:rPr>
        <w:t xml:space="preserve"> three </w:t>
      </w:r>
      <w:r w:rsidR="004150D2">
        <w:rPr>
          <w:rFonts w:ascii="Times New Roman" w:hAnsi="Times New Roman" w:cs="Times New Roman"/>
          <w:sz w:val="24"/>
          <w:szCs w:val="24"/>
        </w:rPr>
        <w:t>via</w:t>
      </w:r>
      <w:r w:rsidR="004150D2" w:rsidRPr="00304D94">
        <w:rPr>
          <w:rFonts w:ascii="Times New Roman" w:hAnsi="Times New Roman" w:cs="Times New Roman"/>
          <w:sz w:val="24"/>
          <w:szCs w:val="24"/>
        </w:rPr>
        <w:t xml:space="preserve"> </w:t>
      </w:r>
      <w:r w:rsidR="004D13A8" w:rsidRPr="00304D94">
        <w:rPr>
          <w:rFonts w:ascii="Times New Roman" w:hAnsi="Times New Roman" w:cs="Times New Roman"/>
          <w:sz w:val="24"/>
          <w:szCs w:val="24"/>
        </w:rPr>
        <w:t xml:space="preserve">the elbow </w:t>
      </w:r>
      <w:r w:rsidR="004D13A8" w:rsidRPr="00304D94">
        <w:rPr>
          <w:rFonts w:ascii="Times New Roman" w:hAnsi="Times New Roman" w:cs="Times New Roman"/>
          <w:sz w:val="24"/>
          <w:szCs w:val="24"/>
        </w:rPr>
        <w:lastRenderedPageBreak/>
        <w:t xml:space="preserve">method. </w:t>
      </w:r>
      <w:r w:rsidR="00610B12" w:rsidRPr="00304D94">
        <w:rPr>
          <w:rFonts w:ascii="Times New Roman" w:hAnsi="Times New Roman" w:cs="Times New Roman"/>
          <w:b/>
          <w:bCs/>
          <w:i/>
          <w:iCs/>
          <w:sz w:val="24"/>
          <w:szCs w:val="24"/>
        </w:rPr>
        <w:t>C</w:t>
      </w:r>
      <w:r w:rsidR="007C4829" w:rsidRPr="00304D94">
        <w:rPr>
          <w:rFonts w:ascii="Times New Roman" w:hAnsi="Times New Roman" w:cs="Times New Roman"/>
          <w:sz w:val="24"/>
          <w:szCs w:val="24"/>
        </w:rPr>
        <w:t xml:space="preserve">. Trajectory distance from the origin (O) in the hippocampus (Hipp.), entorhinal cortex (EC), and amygdala (Amy.), as a function of time from probe (mean ± 95% confidential interval). </w:t>
      </w:r>
      <w:r w:rsidR="007C4829" w:rsidRPr="00304D94">
        <w:rPr>
          <w:rFonts w:ascii="Times New Roman" w:hAnsi="Times New Roman" w:cs="Times New Roman"/>
          <w:b/>
          <w:bCs/>
          <w:i/>
          <w:iCs/>
          <w:sz w:val="24"/>
          <w:szCs w:val="24"/>
        </w:rPr>
        <w:t xml:space="preserve">D. </w:t>
      </w:r>
      <w:r w:rsidR="00AF21DB" w:rsidRPr="00304D94">
        <w:rPr>
          <w:rFonts w:ascii="Times New Roman" w:hAnsi="Times New Roman" w:cs="Times New Roman"/>
          <w:sz w:val="24"/>
          <w:szCs w:val="24"/>
        </w:rPr>
        <w:t xml:space="preserve">The trajectory distances from O in medial temporal regions were greater in the following order: Hipp. (1.11 [1.01]; median [IQR]; </w:t>
      </w:r>
      <w:r w:rsidR="00AF21DB" w:rsidRPr="00304D94">
        <w:rPr>
          <w:rFonts w:ascii="Times New Roman" w:hAnsi="Times New Roman" w:cs="Times New Roman"/>
          <w:i/>
          <w:iCs/>
          <w:sz w:val="24"/>
          <w:szCs w:val="24"/>
        </w:rPr>
        <w:t>n</w:t>
      </w:r>
      <w:r w:rsidR="001F7E92" w:rsidRPr="00304D94">
        <w:rPr>
          <w:rFonts w:ascii="Times New Roman" w:hAnsi="Times New Roman" w:cs="Times New Roman"/>
          <w:sz w:val="24"/>
          <w:szCs w:val="24"/>
        </w:rPr>
        <w:t xml:space="preserve"> = 195.681 </w:t>
      </w:r>
      <w:r w:rsidR="00E475D0">
        <w:rPr>
          <w:rFonts w:ascii="Times New Roman" w:hAnsi="Times New Roman" w:cs="Times New Roman"/>
          <w:sz w:val="24"/>
          <w:szCs w:val="24"/>
        </w:rPr>
        <w:t>timepoints</w:t>
      </w:r>
      <w:r w:rsidR="001F7E92" w:rsidRPr="00304D94">
        <w:rPr>
          <w:rFonts w:ascii="Times New Roman" w:hAnsi="Times New Roman" w:cs="Times New Roman"/>
          <w:sz w:val="24"/>
          <w:szCs w:val="24"/>
        </w:rPr>
        <w:t>), EC (</w:t>
      </w:r>
      <w:r w:rsidR="00113F1F" w:rsidRPr="00304D94">
        <w:rPr>
          <w:rFonts w:ascii="Times New Roman" w:eastAsiaTheme="majorEastAsia" w:hAnsi="Times New Roman" w:cs="Times New Roman"/>
          <w:sz w:val="24"/>
          <w:szCs w:val="24"/>
        </w:rPr>
        <w:t xml:space="preserve">0.94 [1.10]; median [IQR]; </w:t>
      </w:r>
      <w:r w:rsidR="00113F1F" w:rsidRPr="00304D94">
        <w:rPr>
          <w:rFonts w:ascii="Times New Roman" w:eastAsiaTheme="majorEastAsia" w:hAnsi="Times New Roman" w:cs="Times New Roman"/>
          <w:i/>
          <w:iCs/>
          <w:sz w:val="24"/>
          <w:szCs w:val="24"/>
        </w:rPr>
        <w:t>n</w:t>
      </w:r>
      <w:r w:rsidR="00113F1F" w:rsidRPr="00304D94">
        <w:rPr>
          <w:rFonts w:ascii="Times New Roman" w:eastAsiaTheme="majorEastAsia" w:hAnsi="Times New Roman" w:cs="Times New Roman"/>
          <w:sz w:val="24"/>
          <w:szCs w:val="24"/>
        </w:rPr>
        <w:t xml:space="preserve"> = 133,761 </w:t>
      </w:r>
      <w:r w:rsidR="00E475D0">
        <w:rPr>
          <w:rFonts w:ascii="Times New Roman" w:eastAsiaTheme="majorEastAsia" w:hAnsi="Times New Roman" w:cs="Times New Roman"/>
          <w:sz w:val="24"/>
          <w:szCs w:val="24"/>
        </w:rPr>
        <w:t>timepoints</w:t>
      </w:r>
      <w:r w:rsidR="001F7E92" w:rsidRPr="00304D94">
        <w:rPr>
          <w:rFonts w:ascii="Times New Roman" w:hAnsi="Times New Roman" w:cs="Times New Roman"/>
          <w:sz w:val="24"/>
          <w:szCs w:val="24"/>
        </w:rPr>
        <w:t>), and Amy. (</w:t>
      </w:r>
      <w:r w:rsidR="00113F1F" w:rsidRPr="00304D94">
        <w:rPr>
          <w:rFonts w:ascii="Times New Roman" w:eastAsiaTheme="majorEastAsia" w:hAnsi="Times New Roman" w:cs="Times New Roman"/>
          <w:sz w:val="24"/>
          <w:szCs w:val="24"/>
        </w:rPr>
        <w:t xml:space="preserve">0.78 [0.88]; median [IQR]; </w:t>
      </w:r>
      <w:r w:rsidR="00113F1F" w:rsidRPr="00304D94">
        <w:rPr>
          <w:rFonts w:ascii="Times New Roman" w:eastAsiaTheme="majorEastAsia" w:hAnsi="Times New Roman" w:cs="Times New Roman"/>
          <w:i/>
          <w:iCs/>
          <w:sz w:val="24"/>
          <w:szCs w:val="24"/>
        </w:rPr>
        <w:t>n</w:t>
      </w:r>
      <w:r w:rsidR="00113F1F" w:rsidRPr="00304D94">
        <w:rPr>
          <w:rFonts w:ascii="Times New Roman" w:eastAsiaTheme="majorEastAsia" w:hAnsi="Times New Roman" w:cs="Times New Roman"/>
          <w:sz w:val="24"/>
          <w:szCs w:val="24"/>
        </w:rPr>
        <w:t xml:space="preserve"> = 165,281 </w:t>
      </w:r>
      <w:r w:rsidR="00E475D0">
        <w:rPr>
          <w:rFonts w:ascii="Times New Roman" w:eastAsiaTheme="majorEastAsia" w:hAnsi="Times New Roman" w:cs="Times New Roman"/>
          <w:sz w:val="24"/>
          <w:szCs w:val="24"/>
        </w:rPr>
        <w:t>timepoints</w:t>
      </w:r>
      <w:r w:rsidR="00DF1B30" w:rsidRPr="00304D94">
        <w:rPr>
          <w:rFonts w:ascii="Times New Roman" w:hAnsi="Times New Roman" w:cs="Times New Roman"/>
          <w:sz w:val="24"/>
          <w:szCs w:val="24"/>
        </w:rPr>
        <w:t xml:space="preserve">). </w:t>
      </w:r>
      <w:r w:rsidR="00610B12" w:rsidRPr="00304D94">
        <w:rPr>
          <w:rFonts w:ascii="Times New Roman" w:hAnsi="Times New Roman" w:cs="Times New Roman"/>
          <w:b/>
          <w:bCs/>
          <w:i/>
          <w:iCs/>
          <w:sz w:val="24"/>
          <w:szCs w:val="24"/>
        </w:rPr>
        <w:t>E</w:t>
      </w:r>
      <w:r w:rsidR="00741399" w:rsidRPr="00304D94">
        <w:rPr>
          <w:rFonts w:ascii="Times New Roman" w:hAnsi="Times New Roman" w:cs="Times New Roman"/>
          <w:sz w:val="24"/>
          <w:szCs w:val="24"/>
        </w:rPr>
        <w:t>. Distances among trial trajectory geometric medians of phases (</w:t>
      </w:r>
      <w:r w:rsidR="00741399" w:rsidRPr="00304D94">
        <w:rPr>
          <w:rFonts w:ascii="Times New Roman" w:hAnsi="Times New Roman" w:cs="Times New Roman"/>
          <w:i/>
          <w:iCs/>
          <w:sz w:val="24"/>
          <w:szCs w:val="24"/>
        </w:rPr>
        <w:t>i.e.</w:t>
      </w:r>
      <w:r w:rsidR="002A566D" w:rsidRPr="00304D94">
        <w:rPr>
          <w:rFonts w:ascii="Times New Roman" w:hAnsi="Times New Roman" w:cs="Times New Roman"/>
          <w:sz w:val="24"/>
          <w:szCs w:val="24"/>
        </w:rPr>
        <w:t>, d(gtF, gtE), d(gtF, gtM), d(gtF, gtR), d(gtE, gtM), d(gtE, gtR), d(gtM, gtR)) were pooled and longer in the Hipp. (</w:t>
      </w:r>
      <w:r w:rsidR="00CB4F2E" w:rsidRPr="00304D94">
        <w:rPr>
          <w:rFonts w:ascii="Times New Roman" w:eastAsiaTheme="majorEastAsia" w:hAnsi="Times New Roman" w:cs="Times New Roman"/>
          <w:sz w:val="24"/>
          <w:szCs w:val="24"/>
        </w:rPr>
        <w:t xml:space="preserve">0.60 [0.70];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8,772 combinations</w:t>
      </w:r>
      <w:r w:rsidR="00F425A7" w:rsidRPr="00304D94">
        <w:rPr>
          <w:rFonts w:ascii="Times New Roman" w:hAnsi="Times New Roman" w:cs="Times New Roman"/>
          <w:sz w:val="24"/>
          <w:szCs w:val="24"/>
        </w:rPr>
        <w:t>) than in EC (</w:t>
      </w:r>
      <w:r w:rsidR="00CB4F2E" w:rsidRPr="00304D94">
        <w:rPr>
          <w:rFonts w:ascii="Times New Roman" w:eastAsiaTheme="majorEastAsia" w:hAnsi="Times New Roman" w:cs="Times New Roman"/>
          <w:sz w:val="24"/>
          <w:szCs w:val="24"/>
        </w:rPr>
        <w:t xml:space="preserve">0.28 [0.52];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5,017 combinations; </w:t>
      </w:r>
      <w:r w:rsidR="00CB4F2E" w:rsidRPr="00304D94">
        <w:rPr>
          <w:rFonts w:ascii="Times New Roman" w:eastAsiaTheme="majorEastAsia" w:hAnsi="Times New Roman" w:cs="Times New Roman"/>
          <w:i/>
          <w:iCs/>
          <w:sz w:val="24"/>
          <w:szCs w:val="24"/>
        </w:rPr>
        <w:t>p</w:t>
      </w:r>
      <w:r w:rsidR="00CB4F2E" w:rsidRPr="00304D94">
        <w:rPr>
          <w:rFonts w:ascii="Times New Roman" w:eastAsiaTheme="majorEastAsia" w:hAnsi="Times New Roman" w:cs="Times New Roman"/>
          <w:sz w:val="24"/>
          <w:szCs w:val="24"/>
        </w:rPr>
        <w:t xml:space="preserve"> &lt; 0.01; Brunner–Munzel test</w:t>
      </w:r>
      <w:r w:rsidR="00F425A7" w:rsidRPr="00304D94">
        <w:rPr>
          <w:rFonts w:ascii="Times New Roman" w:hAnsi="Times New Roman" w:cs="Times New Roman"/>
          <w:sz w:val="24"/>
          <w:szCs w:val="24"/>
        </w:rPr>
        <w:t>) or Amy. (</w:t>
      </w:r>
      <w:r w:rsidR="00CB4F2E" w:rsidRPr="00304D94">
        <w:rPr>
          <w:rFonts w:ascii="Times New Roman" w:eastAsiaTheme="majorEastAsia" w:hAnsi="Times New Roman" w:cs="Times New Roman"/>
          <w:sz w:val="24"/>
          <w:szCs w:val="24"/>
        </w:rPr>
        <w:t xml:space="preserve">0.24 [0.42];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7,466 combinations; </w:t>
      </w:r>
      <w:r w:rsidR="00CB4F2E" w:rsidRPr="00304D94">
        <w:rPr>
          <w:rFonts w:ascii="Times New Roman" w:eastAsiaTheme="majorEastAsia" w:hAnsi="Times New Roman" w:cs="Times New Roman"/>
          <w:i/>
          <w:iCs/>
          <w:sz w:val="24"/>
          <w:szCs w:val="24"/>
        </w:rPr>
        <w:t>p</w:t>
      </w:r>
      <w:r w:rsidR="00CB4F2E" w:rsidRPr="00304D94">
        <w:rPr>
          <w:rFonts w:ascii="Times New Roman" w:eastAsiaTheme="majorEastAsia" w:hAnsi="Times New Roman" w:cs="Times New Roman"/>
          <w:sz w:val="24"/>
          <w:szCs w:val="24"/>
        </w:rPr>
        <w:t xml:space="preserve"> &lt; 0.01; Brunner–Munzel test</w:t>
      </w:r>
      <w:r w:rsidR="002F01DD" w:rsidRPr="00304D94">
        <w:rPr>
          <w:rFonts w:ascii="Times New Roman" w:hAnsi="Times New Roman" w:cs="Times New Roman"/>
          <w:sz w:val="24"/>
          <w:szCs w:val="24"/>
        </w:rPr>
        <w:t>).</w:t>
      </w:r>
    </w:p>
    <w:p w14:paraId="66F3E5EB" w14:textId="77777777" w:rsidR="00E8208A" w:rsidRDefault="00000000" w:rsidP="00A17DAC">
      <w:pPr>
        <w:rPr>
          <w:rFonts w:ascii="Times New Roman" w:hAnsi="Times New Roman" w:cs="Times New Roman"/>
          <w:sz w:val="24"/>
          <w:szCs w:val="24"/>
        </w:rPr>
      </w:pPr>
      <w:r w:rsidRPr="00304D94">
        <w:rPr>
          <w:rFonts w:ascii="Times New Roman" w:hAnsi="Times New Roman" w:cs="Times New Roman"/>
          <w:sz w:val="24"/>
          <w:szCs w:val="24"/>
        </w:rPr>
        <w:br w:type="column"/>
      </w:r>
      <w:r w:rsidR="009A3340">
        <w:rPr>
          <w:rFonts w:ascii="Times New Roman" w:hAnsi="Times New Roman" w:cs="Times New Roman"/>
          <w:noProof/>
          <w:sz w:val="24"/>
          <w:szCs w:val="24"/>
        </w:rPr>
        <w:lastRenderedPageBreak/>
        <w:drawing>
          <wp:inline distT="0" distB="0" distL="0" distR="0" wp14:anchorId="65E49E2B" wp14:editId="5A8FCAAF">
            <wp:extent cx="4429125" cy="3209925"/>
            <wp:effectExtent l="0" t="0" r="9525" b="9525"/>
            <wp:docPr id="65267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29125" cy="3209925"/>
                    </a:xfrm>
                    <a:prstGeom prst="rect">
                      <a:avLst/>
                    </a:prstGeom>
                    <a:noFill/>
                    <a:ln>
                      <a:noFill/>
                    </a:ln>
                  </pic:spPr>
                </pic:pic>
              </a:graphicData>
            </a:graphic>
          </wp:inline>
        </w:drawing>
      </w:r>
    </w:p>
    <w:p w14:paraId="1C208D1B" w14:textId="28E7FD79" w:rsidR="00CE20A2" w:rsidRPr="00304D94" w:rsidRDefault="00367453" w:rsidP="00407B95">
      <w:pPr>
        <w:pStyle w:val="Heading2"/>
        <w:rPr>
          <w:rFonts w:ascii="Times New Roman" w:hAnsi="Times New Roman" w:cs="Times New Roman"/>
          <w:b/>
          <w:bCs/>
          <w:sz w:val="24"/>
          <w:szCs w:val="18"/>
        </w:rPr>
      </w:pPr>
      <w:r w:rsidRPr="00304D94">
        <w:rPr>
          <w:rFonts w:ascii="Times New Roman" w:hAnsi="Times New Roman" w:cs="Times New Roman"/>
          <w:b/>
          <w:bCs/>
          <w:sz w:val="24"/>
          <w:szCs w:val="18"/>
        </w:rPr>
        <w:t>Figure 3. Memory load-dependent distance between the encoding and retrieval states in the hippocampus</w:t>
      </w:r>
    </w:p>
    <w:p w14:paraId="2E963190" w14:textId="10756A42" w:rsidR="00147F7E" w:rsidRPr="00304D94" w:rsidRDefault="00000000" w:rsidP="007A026A">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00BB6F77" w:rsidRPr="00304D94">
        <w:rPr>
          <w:rFonts w:ascii="Times New Roman" w:hAnsi="Times New Roman" w:cs="Times New Roman"/>
          <w:sz w:val="24"/>
          <w:szCs w:val="24"/>
        </w:rPr>
        <w:t>. Set size (= the number of letters to encode) and correct rate of the WM task (***</w:t>
      </w:r>
      <w:r w:rsidR="00BB6F77" w:rsidRPr="00304D94">
        <w:rPr>
          <w:rFonts w:ascii="Times New Roman" w:hAnsi="Times New Roman" w:cs="Times New Roman"/>
          <w:i/>
          <w:iCs/>
          <w:sz w:val="24"/>
          <w:szCs w:val="24"/>
        </w:rPr>
        <w:t>p</w:t>
      </w:r>
      <w:r w:rsidR="005D05B3" w:rsidRPr="00304D94">
        <w:rPr>
          <w:rFonts w:ascii="Times New Roman" w:hAnsi="Times New Roman" w:cs="Times New Roman"/>
          <w:sz w:val="24"/>
          <w:szCs w:val="24"/>
        </w:rPr>
        <w:t xml:space="preserve"> &lt; 0.001; the Kruskal–Wallis test and the Brunner–Munzel test as a post</w:t>
      </w:r>
      <w:r w:rsidRPr="00304D94">
        <w:rPr>
          <w:rFonts w:ascii="Times New Roman" w:eastAsia="Yu Mincho" w:hAnsi="Times New Roman" w:cs="Times New Roman"/>
          <w:sz w:val="24"/>
          <w:szCs w:val="24"/>
        </w:rPr>
        <w:t xml:space="preserve"> </w:t>
      </w:r>
      <w:r w:rsidR="005D05B3" w:rsidRPr="00304D94">
        <w:rPr>
          <w:rFonts w:ascii="Times New Roman" w:hAnsi="Times New Roman" w:cs="Times New Roman"/>
          <w:sz w:val="24"/>
          <w:szCs w:val="24"/>
        </w:rPr>
        <w:t>hoc test with the Bonferroni correction; correlation coefficient = − 0.20, ***</w:t>
      </w:r>
      <w:r w:rsidR="005D05B3"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Pr="00304D94">
        <w:rPr>
          <w:rFonts w:ascii="Times New Roman" w:hAnsi="Times New Roman" w:cs="Times New Roman"/>
          <w:sz w:val="24"/>
          <w:szCs w:val="24"/>
        </w:rPr>
        <w:t xml:space="preserve">using set-size-shuffled surrogate). </w:t>
      </w:r>
      <w:r w:rsidR="00BB6F77" w:rsidRPr="00304D94">
        <w:rPr>
          <w:rFonts w:ascii="Times New Roman" w:hAnsi="Times New Roman" w:cs="Times New Roman"/>
          <w:b/>
          <w:bCs/>
          <w:i/>
          <w:iCs/>
          <w:sz w:val="24"/>
          <w:szCs w:val="24"/>
        </w:rPr>
        <w:t>B</w:t>
      </w:r>
      <w:r w:rsidR="00CE277F" w:rsidRPr="00304D94">
        <w:rPr>
          <w:rFonts w:ascii="Times New Roman" w:hAnsi="Times New Roman" w:cs="Times New Roman"/>
          <w:sz w:val="24"/>
          <w:szCs w:val="24"/>
        </w:rPr>
        <w:t>. Set size and response time from probe starting time (***</w:t>
      </w:r>
      <w:r w:rsidR="00CE277F" w:rsidRPr="00304D94">
        <w:rPr>
          <w:rFonts w:ascii="Times New Roman" w:hAnsi="Times New Roman" w:cs="Times New Roman"/>
          <w:i/>
          <w:iCs/>
          <w:sz w:val="24"/>
          <w:szCs w:val="24"/>
        </w:rPr>
        <w:t>p</w:t>
      </w:r>
      <w:r w:rsidR="00FC09A7" w:rsidRPr="00304D94">
        <w:rPr>
          <w:rFonts w:ascii="Times New Roman" w:hAnsi="Times New Roman" w:cs="Times New Roman"/>
          <w:sz w:val="24"/>
          <w:szCs w:val="24"/>
        </w:rPr>
        <w:t xml:space="preserve"> &lt; 0.001; the Kruskal–Wallis test and the Brunner–Munzel test as a post</w:t>
      </w:r>
      <w:r w:rsidRPr="00304D94">
        <w:rPr>
          <w:rFonts w:ascii="Times New Roman" w:eastAsia="Yu Mincho" w:hAnsi="Times New Roman" w:cs="Times New Roman"/>
          <w:sz w:val="24"/>
          <w:szCs w:val="24"/>
        </w:rPr>
        <w:t xml:space="preserve"> </w:t>
      </w:r>
      <w:r w:rsidR="00FC09A7" w:rsidRPr="00304D94">
        <w:rPr>
          <w:rFonts w:ascii="Times New Roman" w:hAnsi="Times New Roman" w:cs="Times New Roman"/>
          <w:sz w:val="24"/>
          <w:szCs w:val="24"/>
        </w:rPr>
        <w:t>hoc test with the Bonferroni correction; correlation coefficient = 0.23, ***</w:t>
      </w:r>
      <w:r w:rsidR="00FC09A7" w:rsidRPr="00304D94">
        <w:rPr>
          <w:rFonts w:ascii="Times New Roman" w:hAnsi="Times New Roman" w:cs="Times New Roman"/>
          <w:i/>
          <w:iCs/>
          <w:sz w:val="24"/>
          <w:szCs w:val="24"/>
        </w:rPr>
        <w:t>p</w:t>
      </w:r>
      <w:r w:rsidR="00076E2A"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00076E2A" w:rsidRPr="00304D94">
        <w:rPr>
          <w:rFonts w:ascii="Times New Roman" w:hAnsi="Times New Roman" w:cs="Times New Roman"/>
          <w:sz w:val="24"/>
          <w:szCs w:val="24"/>
        </w:rPr>
        <w:t xml:space="preserve">using set-size-shuffled surrogate). </w:t>
      </w:r>
      <w:r w:rsidR="00076E2A" w:rsidRPr="00304D94">
        <w:rPr>
          <w:rFonts w:ascii="Times New Roman" w:hAnsi="Times New Roman" w:cs="Times New Roman"/>
          <w:b/>
          <w:bCs/>
          <w:i/>
          <w:iCs/>
          <w:sz w:val="24"/>
          <w:szCs w:val="24"/>
        </w:rPr>
        <w:t>C</w:t>
      </w:r>
      <w:r w:rsidR="00B8370E" w:rsidRPr="00304D94">
        <w:rPr>
          <w:rFonts w:ascii="Times New Roman" w:hAnsi="Times New Roman" w:cs="Times New Roman"/>
          <w:sz w:val="24"/>
          <w:szCs w:val="24"/>
        </w:rPr>
        <w:t>. Set size and distance between trajectory geometric medians of the encoding and retrieval phases (= d(gE, gR)) (correlation coefficient 0.05 for set size and log10(d(gE, gR)); ***</w:t>
      </w:r>
      <w:r w:rsidR="00076E2A"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Pr="00304D94">
        <w:rPr>
          <w:rFonts w:ascii="Times New Roman" w:hAnsi="Times New Roman" w:cs="Times New Roman"/>
          <w:sz w:val="24"/>
          <w:szCs w:val="24"/>
        </w:rPr>
        <w:t xml:space="preserve">using set-size-shuffled surrogate). </w:t>
      </w:r>
      <w:r w:rsidR="0090554F" w:rsidRPr="00304D94">
        <w:rPr>
          <w:rFonts w:ascii="Times New Roman" w:hAnsi="Times New Roman" w:cs="Times New Roman"/>
          <w:b/>
          <w:bCs/>
          <w:i/>
          <w:iCs/>
          <w:sz w:val="24"/>
          <w:szCs w:val="24"/>
        </w:rPr>
        <w:t>D</w:t>
      </w:r>
      <w:r w:rsidR="0090554F" w:rsidRPr="00304D94">
        <w:rPr>
          <w:rFonts w:ascii="Times New Roman" w:hAnsi="Times New Roman" w:cs="Times New Roman"/>
          <w:sz w:val="24"/>
          <w:szCs w:val="24"/>
        </w:rPr>
        <w:t xml:space="preserve">. </w:t>
      </w:r>
      <w:r w:rsidR="00C8669F" w:rsidRPr="00304D94">
        <w:rPr>
          <w:rFonts w:ascii="Times New Roman" w:hAnsi="Times New Roman" w:cs="Times New Roman"/>
          <w:i/>
          <w:iCs/>
          <w:sz w:val="24"/>
          <w:szCs w:val="24"/>
        </w:rPr>
        <w:t>Red</w:t>
      </w:r>
      <w:r w:rsidR="00C54208" w:rsidRPr="00304D94">
        <w:rPr>
          <w:rFonts w:ascii="Times New Roman" w:hAnsi="Times New Roman" w:cs="Times New Roman"/>
          <w:sz w:val="24"/>
          <w:szCs w:val="24"/>
        </w:rPr>
        <w:t xml:space="preserve"> dots represent experimentally observed correlation coefficients between set size and each variable (</w:t>
      </w:r>
      <w:r w:rsidR="00C54208" w:rsidRPr="00304D94">
        <w:rPr>
          <w:rFonts w:ascii="Times New Roman" w:hAnsi="Times New Roman" w:cs="Times New Roman"/>
          <w:i/>
          <w:iCs/>
          <w:sz w:val="24"/>
          <w:szCs w:val="24"/>
        </w:rPr>
        <w:t>i.e.</w:t>
      </w:r>
      <w:r w:rsidR="00C8669F" w:rsidRPr="00304D94">
        <w:rPr>
          <w:rFonts w:ascii="Times New Roman" w:hAnsi="Times New Roman" w:cs="Times New Roman"/>
          <w:sz w:val="24"/>
          <w:szCs w:val="24"/>
        </w:rPr>
        <w:t xml:space="preserve">, correct rate [− 0.20], response time [0.22], log10(d(gF, gE) [0.02], log10(d(gF, gM) [0.00], log10(d(gF, gR) [− 0.02], log10(d(gE, gM) [0.04], log10(d(gE, gR) [0.05], log10(d(gM, gR)) [0.03]). </w:t>
      </w:r>
      <w:r w:rsidR="00C8669F" w:rsidRPr="00304D94">
        <w:rPr>
          <w:rFonts w:ascii="Times New Roman" w:hAnsi="Times New Roman" w:cs="Times New Roman"/>
          <w:i/>
          <w:iCs/>
          <w:sz w:val="24"/>
          <w:szCs w:val="24"/>
        </w:rPr>
        <w:t>Gray</w:t>
      </w:r>
      <w:r w:rsidR="00433A07" w:rsidRPr="00304D94">
        <w:rPr>
          <w:rFonts w:ascii="Times New Roman" w:hAnsi="Times New Roman" w:cs="Times New Roman"/>
          <w:sz w:val="24"/>
          <w:szCs w:val="24"/>
        </w:rPr>
        <w:t xml:space="preserve"> violin plots show </w:t>
      </w:r>
      <w:r w:rsidR="00433A07" w:rsidRPr="00304D94">
        <w:rPr>
          <w:rFonts w:ascii="Times New Roman" w:hAnsi="Times New Roman" w:cs="Times New Roman"/>
          <w:sz w:val="24"/>
          <w:szCs w:val="24"/>
        </w:rPr>
        <w:lastRenderedPageBreak/>
        <w:t>the corresponding set-size-shuffled surrogate (</w:t>
      </w:r>
      <w:r w:rsidR="00433A07" w:rsidRPr="00304D94">
        <w:rPr>
          <w:rFonts w:ascii="Times New Roman" w:hAnsi="Times New Roman" w:cs="Times New Roman"/>
          <w:i/>
          <w:iCs/>
          <w:sz w:val="24"/>
          <w:szCs w:val="24"/>
        </w:rPr>
        <w:t>n</w:t>
      </w:r>
      <w:r w:rsidR="0019786F" w:rsidRPr="00304D94">
        <w:rPr>
          <w:rFonts w:ascii="Times New Roman" w:hAnsi="Times New Roman" w:cs="Times New Roman"/>
          <w:sz w:val="24"/>
          <w:szCs w:val="24"/>
        </w:rPr>
        <w:t xml:space="preserve"> = 1,000) (***</w:t>
      </w:r>
      <w:r w:rsidR="0019786F" w:rsidRPr="00304D94">
        <w:rPr>
          <w:rFonts w:ascii="Times New Roman" w:hAnsi="Times New Roman" w:cs="Times New Roman"/>
          <w:i/>
          <w:iCs/>
          <w:sz w:val="24"/>
          <w:szCs w:val="24"/>
        </w:rPr>
        <w:t>p</w:t>
      </w:r>
      <w:r w:rsidR="004234DD" w:rsidRPr="00304D94">
        <w:rPr>
          <w:rFonts w:ascii="Times New Roman" w:hAnsi="Times New Roman" w:cs="Times New Roman"/>
          <w:sz w:val="24"/>
          <w:szCs w:val="24"/>
        </w:rPr>
        <w:t xml:space="preserve"> &lt; 0.001; observed correlation coefficient vs. surrogate). Abbreviations: gF, gE, gM, gR, trajectory geometric median of trajectory during the fixation, encoding, maintenance, and retrieval </w:t>
      </w:r>
      <w:r w:rsidRPr="00304D94">
        <w:rPr>
          <w:rFonts w:ascii="Times New Roman" w:eastAsia="Yu Mincho" w:hAnsi="Times New Roman" w:cs="Times New Roman"/>
          <w:sz w:val="24"/>
          <w:szCs w:val="24"/>
        </w:rPr>
        <w:t>phases</w:t>
      </w:r>
      <w:r w:rsidR="004234DD" w:rsidRPr="00304D94">
        <w:rPr>
          <w:rFonts w:ascii="Times New Roman" w:hAnsi="Times New Roman" w:cs="Times New Roman"/>
          <w:sz w:val="24"/>
          <w:szCs w:val="24"/>
        </w:rPr>
        <w:t>, respectively.</w:t>
      </w:r>
    </w:p>
    <w:p w14:paraId="47E2D54B" w14:textId="4B7A792D" w:rsidR="007A64DB" w:rsidRPr="00304D94" w:rsidRDefault="00000000" w:rsidP="00407B95">
      <w:pPr>
        <w:rPr>
          <w:rFonts w:ascii="Times New Roman" w:hAnsi="Times New Roman" w:cs="Times New Roman"/>
          <w:sz w:val="24"/>
          <w:szCs w:val="24"/>
        </w:rPr>
      </w:pPr>
      <w:r w:rsidRPr="00304D94">
        <w:rPr>
          <w:rFonts w:ascii="Times New Roman" w:hAnsi="Times New Roman" w:cs="Times New Roman"/>
          <w:sz w:val="24"/>
          <w:szCs w:val="24"/>
        </w:rPr>
        <w:br w:type="column"/>
      </w:r>
      <w:del w:id="134" w:author="裕亮 渡邉" w:date="2023-08-31T13:22:00Z">
        <w:r w:rsidR="00C44C72" w:rsidDel="00352CA6">
          <w:rPr>
            <w:rFonts w:ascii="Times New Roman" w:hAnsi="Times New Roman" w:cs="Times New Roman"/>
            <w:noProof/>
            <w:sz w:val="24"/>
            <w:szCs w:val="24"/>
          </w:rPr>
          <w:lastRenderedPageBreak/>
          <w:drawing>
            <wp:inline distT="0" distB="0" distL="0" distR="0" wp14:anchorId="5CA0E479" wp14:editId="1D69F71B">
              <wp:extent cx="5629275" cy="2933700"/>
              <wp:effectExtent l="0" t="0" r="9525" b="0"/>
              <wp:docPr id="156542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29275" cy="2933700"/>
                      </a:xfrm>
                      <a:prstGeom prst="rect">
                        <a:avLst/>
                      </a:prstGeom>
                      <a:noFill/>
                      <a:ln>
                        <a:noFill/>
                      </a:ln>
                    </pic:spPr>
                  </pic:pic>
                </a:graphicData>
              </a:graphic>
            </wp:inline>
          </w:drawing>
        </w:r>
      </w:del>
      <w:ins w:id="135" w:author="裕亮 渡邉" w:date="2023-08-31T13:29:00Z">
        <w:r w:rsidR="00EB6ED0">
          <w:rPr>
            <w:rFonts w:ascii="Times New Roman" w:hAnsi="Times New Roman" w:cs="Times New Roman"/>
            <w:noProof/>
            <w:sz w:val="24"/>
            <w:szCs w:val="24"/>
          </w:rPr>
          <w:drawing>
            <wp:inline distT="0" distB="0" distL="0" distR="0" wp14:anchorId="4F0AE667" wp14:editId="708C2529">
              <wp:extent cx="5632450" cy="2933700"/>
              <wp:effectExtent l="0" t="0" r="6350" b="0"/>
              <wp:docPr id="114573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32450" cy="2933700"/>
                      </a:xfrm>
                      <a:prstGeom prst="rect">
                        <a:avLst/>
                      </a:prstGeom>
                      <a:noFill/>
                      <a:ln>
                        <a:noFill/>
                      </a:ln>
                    </pic:spPr>
                  </pic:pic>
                </a:graphicData>
              </a:graphic>
            </wp:inline>
          </w:drawing>
        </w:r>
      </w:ins>
    </w:p>
    <w:p w14:paraId="2166F27C" w14:textId="5A0F048B" w:rsidR="007A64DB" w:rsidRPr="00304D94" w:rsidRDefault="00000000" w:rsidP="007A64DB">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Figure 4. SWR detection from putative CA1 regions</w:t>
      </w:r>
    </w:p>
    <w:p w14:paraId="6D417F24" w14:textId="6D4B1763" w:rsidR="00F15582" w:rsidRPr="00304D94" w:rsidRDefault="00000000" w:rsidP="007A64DB">
      <w:pPr>
        <w:spacing w:line="360" w:lineRule="auto"/>
        <w:contextualSpacing/>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b/>
          <w:bCs/>
          <w:sz w:val="24"/>
          <w:szCs w:val="24"/>
        </w:rPr>
        <w:t>.</w:t>
      </w:r>
      <w:r w:rsidRPr="00304D94">
        <w:rPr>
          <w:rFonts w:ascii="Times New Roman" w:hAnsi="Times New Roman" w:cs="Times New Roman"/>
          <w:sz w:val="24"/>
          <w:szCs w:val="24"/>
        </w:rPr>
        <w:t xml:space="preserve"> A representative embedding of unit activities during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t>
      </w:r>
      <w:r w:rsidRPr="00304D94">
        <w:rPr>
          <w:rFonts w:ascii="Times New Roman" w:hAnsi="Times New Roman" w:cs="Times New Roman"/>
          <w:i/>
          <w:iCs/>
          <w:sz w:val="24"/>
          <w:szCs w:val="24"/>
        </w:rPr>
        <w:t>purple</w:t>
      </w:r>
      <w:r w:rsidRPr="00304D94">
        <w:rPr>
          <w:rFonts w:ascii="Times New Roman" w:hAnsi="Times New Roman" w:cs="Times New Roman"/>
          <w:sz w:val="24"/>
          <w:szCs w:val="24"/>
        </w:rPr>
        <w:t>; candidates of SWR event) and 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candidates (</w:t>
      </w:r>
      <w:r w:rsidRPr="00304D94">
        <w:rPr>
          <w:rFonts w:ascii="Times New Roman" w:hAnsi="Times New Roman" w:cs="Times New Roman"/>
          <w:i/>
          <w:iCs/>
          <w:sz w:val="24"/>
          <w:szCs w:val="24"/>
        </w:rPr>
        <w:t>yellow</w:t>
      </w:r>
      <w:r w:rsidR="00132CBE" w:rsidRPr="00304D94">
        <w:rPr>
          <w:rFonts w:ascii="Times New Roman" w:hAnsi="Times New Roman" w:cs="Times New Roman"/>
          <w:sz w:val="24"/>
          <w:szCs w:val="24"/>
        </w:rPr>
        <w:t>; control of SWR</w:t>
      </w:r>
      <w:r w:rsidR="00132CBE"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using two-dimensional UMAP (uniform manifold approximation and projection; Mclnnes et al., 2018). </w:t>
      </w:r>
      <w:r w:rsidRPr="00304D94">
        <w:rPr>
          <w:rFonts w:ascii="Times New Roman" w:hAnsi="Times New Roman" w:cs="Times New Roman"/>
          <w:b/>
          <w:bCs/>
          <w:i/>
          <w:iCs/>
          <w:sz w:val="24"/>
          <w:szCs w:val="24"/>
        </w:rPr>
        <w:t>B</w:t>
      </w:r>
      <w:r w:rsidRPr="00304D94">
        <w:rPr>
          <w:rFonts w:ascii="Times New Roman" w:hAnsi="Times New Roman" w:cs="Times New Roman"/>
          <w:sz w:val="24"/>
          <w:szCs w:val="24"/>
        </w:rPr>
        <w:t xml:space="preserve">. Cumulative density plot of the silhouette scores of hippocampal regions (Table 2) as a clustering barometer. Note that hippocampal regions with </w:t>
      </w:r>
      <w:r w:rsidRPr="00304D94">
        <w:rPr>
          <w:rFonts w:ascii="Times New Roman" w:eastAsia="Yu Mincho" w:hAnsi="Times New Roman" w:cs="Times New Roman"/>
          <w:sz w:val="24"/>
          <w:szCs w:val="24"/>
        </w:rPr>
        <w:t>silhouette scores greater</w:t>
      </w:r>
      <w:r w:rsidRPr="00304D94">
        <w:rPr>
          <w:rFonts w:ascii="Times New Roman" w:hAnsi="Times New Roman" w:cs="Times New Roman"/>
          <w:sz w:val="24"/>
          <w:szCs w:val="24"/>
        </w:rPr>
        <w:t xml:space="preserve"> than 0.60 </w:t>
      </w:r>
      <w:r w:rsidRPr="00304D94">
        <w:rPr>
          <w:rFonts w:ascii="Times New Roman" w:eastAsia="Yu Mincho" w:hAnsi="Times New Roman" w:cs="Times New Roman"/>
          <w:sz w:val="24"/>
          <w:szCs w:val="24"/>
        </w:rPr>
        <w:t>(75</w:t>
      </w:r>
      <w:r w:rsidRPr="00ED6B00">
        <w:rPr>
          <w:rFonts w:ascii="Times New Roman" w:eastAsia="Yu Mincho" w:hAnsi="Times New Roman" w:cs="Times New Roman"/>
          <w:sz w:val="24"/>
          <w:szCs w:val="24"/>
          <w:vertAlign w:val="superscript"/>
        </w:rPr>
        <w:t>th</w:t>
      </w:r>
      <w:r w:rsidRPr="00304D94">
        <w:rPr>
          <w:rFonts w:ascii="Times New Roman" w:hAnsi="Times New Roman" w:cs="Times New Roman"/>
          <w:sz w:val="24"/>
          <w:szCs w:val="24"/>
        </w:rPr>
        <w:t xml:space="preserve"> percentile) were defined as putative CA1 regions, and from putative CA1 regions,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candidates</w:t>
      </w:r>
      <w:r w:rsidRPr="00304D94">
        <w:rPr>
          <w:rFonts w:ascii="Times New Roman" w:hAnsi="Times New Roman" w:cs="Times New Roman"/>
          <w:sz w:val="24"/>
          <w:szCs w:val="24"/>
        </w:rPr>
        <w:t xml:space="preserve">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candidates</w:t>
      </w:r>
      <w:r w:rsidRPr="00304D94">
        <w:rPr>
          <w:rFonts w:ascii="Times New Roman" w:hAnsi="Times New Roman" w:cs="Times New Roman"/>
          <w:sz w:val="24"/>
          <w:szCs w:val="24"/>
        </w:rPr>
        <w:t xml:space="preserve"> were defined as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1,170) and 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1,170), respectively. </w:t>
      </w:r>
      <w:r w:rsidR="006F3934" w:rsidRPr="00304D94">
        <w:rPr>
          <w:rFonts w:ascii="Times New Roman" w:hAnsi="Times New Roman" w:cs="Times New Roman"/>
          <w:b/>
          <w:bCs/>
          <w:i/>
          <w:iCs/>
          <w:sz w:val="24"/>
          <w:szCs w:val="24"/>
        </w:rPr>
        <w:t>C.</w:t>
      </w:r>
      <w:r w:rsidR="006F3934" w:rsidRPr="00304D94">
        <w:rPr>
          <w:rFonts w:ascii="Times New Roman" w:hAnsi="Times New Roman" w:cs="Times New Roman"/>
          <w:sz w:val="24"/>
          <w:szCs w:val="24"/>
        </w:rPr>
        <w:t xml:space="preserve"> Distribution of duration [ms] of SWR</w:t>
      </w:r>
      <w:r w:rsidR="006F3934" w:rsidRPr="00304D94">
        <w:rPr>
          <w:rFonts w:ascii="Times New Roman" w:hAnsi="Times New Roman" w:cs="Times New Roman"/>
          <w:sz w:val="24"/>
          <w:szCs w:val="24"/>
          <w:vertAlign w:val="superscript"/>
        </w:rPr>
        <w:t>+</w:t>
      </w:r>
      <w:r w:rsidR="006F3934" w:rsidRPr="00304D94">
        <w:rPr>
          <w:rFonts w:ascii="Times New Roman" w:hAnsi="Times New Roman" w:cs="Times New Roman"/>
          <w:sz w:val="24"/>
          <w:szCs w:val="24"/>
        </w:rPr>
        <w:t xml:space="preserve"> (</w:t>
      </w:r>
      <w:r w:rsidR="006F3934" w:rsidRPr="00304D94">
        <w:rPr>
          <w:rFonts w:ascii="Times New Roman" w:hAnsi="Times New Roman" w:cs="Times New Roman"/>
          <w:i/>
          <w:iCs/>
          <w:sz w:val="24"/>
          <w:szCs w:val="24"/>
        </w:rPr>
        <w:t>purple</w:t>
      </w:r>
      <w:r w:rsidR="006F3934" w:rsidRPr="00304D94">
        <w:rPr>
          <w:rFonts w:ascii="Times New Roman" w:hAnsi="Times New Roman" w:cs="Times New Roman"/>
          <w:sz w:val="24"/>
          <w:szCs w:val="24"/>
        </w:rPr>
        <w:t>; 93.0 [65.4], median [IQR]) and SWR</w:t>
      </w:r>
      <w:r w:rsidR="006F3934" w:rsidRPr="00304D94">
        <w:rPr>
          <w:rFonts w:ascii="Times New Roman" w:hAnsi="Times New Roman" w:cs="Times New Roman"/>
          <w:sz w:val="24"/>
          <w:szCs w:val="24"/>
          <w:vertAlign w:val="superscript"/>
        </w:rPr>
        <w:t>−</w:t>
      </w:r>
      <w:r w:rsidR="006F3934" w:rsidRPr="00304D94">
        <w:rPr>
          <w:rFonts w:ascii="Times New Roman" w:hAnsi="Times New Roman" w:cs="Times New Roman"/>
          <w:sz w:val="24"/>
          <w:szCs w:val="24"/>
        </w:rPr>
        <w:t xml:space="preserve"> (</w:t>
      </w:r>
      <w:r w:rsidR="006F3934" w:rsidRPr="00304D94">
        <w:rPr>
          <w:rFonts w:ascii="Times New Roman" w:hAnsi="Times New Roman" w:cs="Times New Roman"/>
          <w:i/>
          <w:iCs/>
          <w:sz w:val="24"/>
          <w:szCs w:val="24"/>
        </w:rPr>
        <w:t>yellow</w:t>
      </w:r>
      <w:r w:rsidR="006F3934" w:rsidRPr="00304D94">
        <w:rPr>
          <w:rFonts w:ascii="Times New Roman" w:hAnsi="Times New Roman" w:cs="Times New Roman"/>
          <w:sz w:val="24"/>
          <w:szCs w:val="24"/>
        </w:rPr>
        <w:t xml:space="preserve">; 93.0 [65.4], median [IQR]). Note </w:t>
      </w:r>
      <w:r w:rsidRPr="00304D94">
        <w:rPr>
          <w:rFonts w:ascii="Times New Roman" w:eastAsia="Yu Mincho" w:hAnsi="Times New Roman" w:cs="Times New Roman"/>
          <w:sz w:val="24"/>
          <w:szCs w:val="24"/>
        </w:rPr>
        <w:t xml:space="preserve">that </w:t>
      </w:r>
      <w:r w:rsidR="006F3934" w:rsidRPr="00304D94">
        <w:rPr>
          <w:rFonts w:ascii="Times New Roman" w:hAnsi="Times New Roman" w:cs="Times New Roman"/>
          <w:sz w:val="24"/>
          <w:szCs w:val="24"/>
        </w:rPr>
        <w:t xml:space="preserve">the two distributions exactly overlapped because of their definitions. </w:t>
      </w:r>
      <w:r w:rsidR="00027E8D" w:rsidRPr="00304D94">
        <w:rPr>
          <w:rFonts w:ascii="Times New Roman" w:hAnsi="Times New Roman" w:cs="Times New Roman"/>
          <w:b/>
          <w:bCs/>
          <w:i/>
          <w:iCs/>
          <w:sz w:val="24"/>
          <w:szCs w:val="24"/>
        </w:rPr>
        <w:t>D</w:t>
      </w:r>
      <w:r w:rsidRPr="00304D94">
        <w:rPr>
          <w:rFonts w:ascii="Times New Roman" w:hAnsi="Times New Roman" w:cs="Times New Roman"/>
          <w:i/>
          <w:iCs/>
          <w:sz w:val="24"/>
          <w:szCs w:val="24"/>
        </w:rPr>
        <w:t>.</w:t>
      </w:r>
      <w:r w:rsidRPr="00304D94">
        <w:rPr>
          <w:rFonts w:ascii="Times New Roman" w:hAnsi="Times New Roman" w:cs="Times New Roman"/>
          <w:sz w:val="24"/>
          <w:szCs w:val="24"/>
        </w:rPr>
        <w:t xml:space="preserve"> Ripple incidence [Hz]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purple</w:t>
      </w:r>
      <w:r w:rsidRPr="00304D94">
        <w:rPr>
          <w:rFonts w:ascii="Times New Roman" w:hAnsi="Times New Roman" w:cs="Times New Roman"/>
          <w:sz w:val="24"/>
          <w:szCs w:val="24"/>
        </w:rPr>
        <w:t>)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yellow</w:t>
      </w:r>
      <w:r w:rsidR="00945A89" w:rsidRPr="00304D94">
        <w:rPr>
          <w:rFonts w:ascii="Times New Roman" w:hAnsi="Times New Roman" w:cs="Times New Roman"/>
          <w:sz w:val="24"/>
          <w:szCs w:val="24"/>
        </w:rPr>
        <w:t>) as a function of time from probe (mean ± 95% confidential interval). Note that SWR incidence at 0–400 ms from</w:t>
      </w:r>
      <w:r w:rsidRPr="00304D94">
        <w:rPr>
          <w:rFonts w:ascii="Times New Roman" w:eastAsia="Yu Mincho" w:hAnsi="Times New Roman" w:cs="Times New Roman"/>
          <w:sz w:val="24"/>
          <w:szCs w:val="24"/>
        </w:rPr>
        <w:t xml:space="preserve"> the</w:t>
      </w:r>
      <w:r w:rsidR="00945A89" w:rsidRPr="00304D94">
        <w:rPr>
          <w:rFonts w:ascii="Times New Roman" w:hAnsi="Times New Roman" w:cs="Times New Roman"/>
          <w:sz w:val="24"/>
          <w:szCs w:val="24"/>
        </w:rPr>
        <w:t xml:space="preserve"> probe was significantly larger than the </w:t>
      </w:r>
      <w:r w:rsidRPr="00304D94">
        <w:rPr>
          <w:rFonts w:ascii="Times New Roman" w:eastAsia="Yu Mincho" w:hAnsi="Times New Roman" w:cs="Times New Roman"/>
          <w:sz w:val="24"/>
          <w:szCs w:val="24"/>
        </w:rPr>
        <w:t>95</w:t>
      </w:r>
      <w:r w:rsidRPr="00ED6B00">
        <w:rPr>
          <w:rFonts w:ascii="Times New Roman" w:eastAsia="Yu Mincho" w:hAnsi="Times New Roman" w:cs="Times New Roman"/>
          <w:sz w:val="24"/>
          <w:szCs w:val="24"/>
          <w:vertAlign w:val="superscript"/>
        </w:rPr>
        <w:t>th</w:t>
      </w:r>
      <w:r w:rsidR="00945A89" w:rsidRPr="00304D94">
        <w:rPr>
          <w:rFonts w:ascii="Times New Roman" w:hAnsi="Times New Roman" w:cs="Times New Roman"/>
          <w:sz w:val="24"/>
          <w:szCs w:val="24"/>
        </w:rPr>
        <w:t xml:space="preserve"> percentile of the bootstrap samples (0.421 [Hz], *</w:t>
      </w:r>
      <w:r w:rsidR="00945A89" w:rsidRPr="00304D94">
        <w:rPr>
          <w:rFonts w:ascii="Times New Roman" w:hAnsi="Times New Roman" w:cs="Times New Roman"/>
          <w:i/>
          <w:iCs/>
          <w:sz w:val="24"/>
          <w:szCs w:val="24"/>
        </w:rPr>
        <w:t>p</w:t>
      </w:r>
      <w:r w:rsidR="00945A89" w:rsidRPr="00304D94">
        <w:rPr>
          <w:rFonts w:ascii="Times New Roman" w:hAnsi="Times New Roman" w:cs="Times New Roman"/>
          <w:sz w:val="24"/>
          <w:szCs w:val="24"/>
        </w:rPr>
        <w:t xml:space="preserve"> &lt; 0.05). </w:t>
      </w:r>
      <w:r w:rsidRPr="00304D94">
        <w:rPr>
          <w:rFonts w:ascii="Times New Roman" w:hAnsi="Times New Roman" w:cs="Times New Roman"/>
          <w:b/>
          <w:bCs/>
          <w:i/>
          <w:iCs/>
          <w:sz w:val="24"/>
          <w:szCs w:val="24"/>
        </w:rPr>
        <w:t>E.</w:t>
      </w:r>
      <w:r w:rsidRPr="00304D94">
        <w:rPr>
          <w:rFonts w:ascii="Times New Roman" w:hAnsi="Times New Roman" w:cs="Times New Roman"/>
          <w:sz w:val="24"/>
          <w:szCs w:val="24"/>
        </w:rPr>
        <w:t xml:space="preserve"> Distribution of ripple band peak amplitude [SD of baseline]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yellow</w:t>
      </w:r>
      <w:r w:rsidR="00992083" w:rsidRPr="00304D94">
        <w:rPr>
          <w:rFonts w:ascii="Times New Roman" w:hAnsi="Times New Roman" w:cs="Times New Roman"/>
          <w:sz w:val="24"/>
          <w:szCs w:val="24"/>
        </w:rPr>
        <w:t>; 2.37 [0.33], median [IQR]) and SWR</w:t>
      </w:r>
      <w:r w:rsidR="00992083" w:rsidRPr="00304D94">
        <w:rPr>
          <w:rFonts w:ascii="Times New Roman" w:hAnsi="Times New Roman" w:cs="Times New Roman"/>
          <w:sz w:val="24"/>
          <w:szCs w:val="24"/>
          <w:vertAlign w:val="superscript"/>
        </w:rPr>
        <w:t>+</w:t>
      </w:r>
      <w:r w:rsidR="00992083" w:rsidRPr="00304D94">
        <w:rPr>
          <w:rFonts w:ascii="Times New Roman" w:hAnsi="Times New Roman" w:cs="Times New Roman"/>
          <w:sz w:val="24"/>
          <w:szCs w:val="24"/>
        </w:rPr>
        <w:t xml:space="preserve"> (</w:t>
      </w:r>
      <w:r w:rsidR="00992083" w:rsidRPr="00304D94">
        <w:rPr>
          <w:rFonts w:ascii="Times New Roman" w:hAnsi="Times New Roman" w:cs="Times New Roman"/>
          <w:i/>
          <w:iCs/>
          <w:sz w:val="24"/>
          <w:szCs w:val="24"/>
        </w:rPr>
        <w:t>purple</w:t>
      </w:r>
      <w:r w:rsidRPr="00304D94">
        <w:rPr>
          <w:rFonts w:ascii="Times New Roman" w:hAnsi="Times New Roman" w:cs="Times New Roman"/>
          <w:sz w:val="24"/>
          <w:szCs w:val="24"/>
        </w:rPr>
        <w:t>; 3.05 [0.85], median [IQR]) (***</w:t>
      </w:r>
      <w:r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Brunner–Munzel test).</w:t>
      </w:r>
    </w:p>
    <w:p w14:paraId="46B41F5E" w14:textId="74CD35BC" w:rsidR="00F15582" w:rsidRPr="00304D94" w:rsidRDefault="00000000"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3A3338">
        <w:rPr>
          <w:rFonts w:ascii="Times New Roman" w:hAnsi="Times New Roman" w:cs="Times New Roman"/>
          <w:noProof/>
          <w:sz w:val="24"/>
          <w:szCs w:val="24"/>
        </w:rPr>
        <w:lastRenderedPageBreak/>
        <w:drawing>
          <wp:inline distT="0" distB="0" distL="0" distR="0" wp14:anchorId="7F627537" wp14:editId="1EC07952">
            <wp:extent cx="5800725" cy="3638550"/>
            <wp:effectExtent l="0" t="0" r="9525" b="0"/>
            <wp:docPr id="909658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00725" cy="3638550"/>
                    </a:xfrm>
                    <a:prstGeom prst="rect">
                      <a:avLst/>
                    </a:prstGeom>
                    <a:noFill/>
                    <a:ln>
                      <a:noFill/>
                    </a:ln>
                  </pic:spPr>
                </pic:pic>
              </a:graphicData>
            </a:graphic>
          </wp:inline>
        </w:drawing>
      </w:r>
    </w:p>
    <w:p w14:paraId="07242F9F" w14:textId="21690158" w:rsidR="00F15582" w:rsidRPr="00304D94" w:rsidRDefault="00000000" w:rsidP="00F15582">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5. Transient </w:t>
      </w:r>
      <w:r w:rsidR="00E903ED">
        <w:rPr>
          <w:rFonts w:ascii="Times New Roman" w:hAnsi="Times New Roman" w:cs="Times New Roman"/>
          <w:b/>
          <w:bCs/>
          <w:sz w:val="24"/>
          <w:szCs w:val="18"/>
        </w:rPr>
        <w:t xml:space="preserve">neural </w:t>
      </w:r>
      <w:r w:rsidRPr="00304D94">
        <w:rPr>
          <w:rFonts w:ascii="Times New Roman" w:hAnsi="Times New Roman" w:cs="Times New Roman"/>
          <w:b/>
          <w:bCs/>
          <w:sz w:val="24"/>
          <w:szCs w:val="18"/>
        </w:rPr>
        <w:t>trajectory change during SWR</w:t>
      </w:r>
    </w:p>
    <w:p w14:paraId="12438B68" w14:textId="69337C6F" w:rsidR="00F15582" w:rsidRPr="00304D94" w:rsidRDefault="00000000" w:rsidP="00B12872">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b/>
          <w:bCs/>
          <w:sz w:val="24"/>
          <w:szCs w:val="24"/>
        </w:rPr>
        <w:t>.</w:t>
      </w:r>
      <w:r w:rsidRPr="00304D94">
        <w:rPr>
          <w:rFonts w:ascii="Times New Roman" w:hAnsi="Times New Roman" w:cs="Times New Roman"/>
          <w:sz w:val="24"/>
          <w:szCs w:val="24"/>
        </w:rPr>
        <w:t xml:space="preserve"> Distance from the origin (O) of peri-sharp-wave-ripple (peri-SWR) trajectory (mean </w:t>
      </w:r>
      <w:r w:rsidR="00F4006E" w:rsidRPr="00304D94">
        <w:rPr>
          <w:rFonts w:ascii="Symbol" w:hAnsi="Symbol" w:cs="Times New Roman"/>
          <w:sz w:val="24"/>
          <w:szCs w:val="24"/>
        </w:rPr>
        <w:sym w:font="Symbol" w:char="F0B1"/>
      </w:r>
      <w:r w:rsidR="009D012F" w:rsidRPr="00304D94">
        <w:rPr>
          <w:rFonts w:ascii="Times New Roman" w:hAnsi="Times New Roman" w:cs="Times New Roman"/>
          <w:sz w:val="24"/>
          <w:szCs w:val="24"/>
        </w:rPr>
        <w:t xml:space="preserve"> 95% confidence interval). SWR</w:t>
      </w:r>
      <w:r w:rsidR="009D012F" w:rsidRPr="00304D94">
        <w:rPr>
          <w:rFonts w:ascii="Times New Roman" w:hAnsi="Times New Roman" w:cs="Times New Roman"/>
          <w:sz w:val="24"/>
          <w:szCs w:val="24"/>
          <w:vertAlign w:val="superscript"/>
        </w:rPr>
        <w:t>+</w:t>
      </w:r>
      <w:r w:rsidR="009D012F" w:rsidRPr="00304D94">
        <w:rPr>
          <w:rFonts w:ascii="Times New Roman" w:hAnsi="Times New Roman" w:cs="Times New Roman"/>
          <w:sz w:val="24"/>
          <w:szCs w:val="24"/>
        </w:rPr>
        <w:t xml:space="preserve"> is </w:t>
      </w:r>
      <w:r w:rsidRPr="00304D94">
        <w:rPr>
          <w:rFonts w:ascii="Times New Roman" w:eastAsia="Yu Mincho" w:hAnsi="Times New Roman" w:cs="Times New Roman"/>
          <w:sz w:val="24"/>
          <w:szCs w:val="24"/>
        </w:rPr>
        <w:t xml:space="preserve">a </w:t>
      </w:r>
      <w:r w:rsidR="009D012F" w:rsidRPr="00304D94">
        <w:rPr>
          <w:rFonts w:ascii="Times New Roman" w:hAnsi="Times New Roman" w:cs="Times New Roman"/>
          <w:sz w:val="24"/>
          <w:szCs w:val="24"/>
        </w:rPr>
        <w:t>putative SWR event</w:t>
      </w:r>
      <w:r w:rsidRPr="00304D94">
        <w:rPr>
          <w:rFonts w:ascii="Times New Roman" w:eastAsia="Yu Mincho" w:hAnsi="Times New Roman" w:cs="Times New Roman"/>
          <w:sz w:val="24"/>
          <w:szCs w:val="24"/>
        </w:rPr>
        <w:t>,</w:t>
      </w:r>
      <w:r w:rsidR="009D012F" w:rsidRPr="00304D94">
        <w:rPr>
          <w:rFonts w:ascii="Times New Roman" w:hAnsi="Times New Roman" w:cs="Times New Roman"/>
          <w:sz w:val="24"/>
          <w:szCs w:val="24"/>
        </w:rPr>
        <w:t xml:space="preserve"> and SWR</w:t>
      </w:r>
      <w:r w:rsidR="009D012F" w:rsidRPr="00304D94">
        <w:rPr>
          <w:rFonts w:ascii="Times New Roman" w:hAnsi="Times New Roman" w:cs="Times New Roman"/>
          <w:sz w:val="24"/>
          <w:szCs w:val="24"/>
          <w:vertAlign w:val="superscript"/>
        </w:rPr>
        <w:t>−</w:t>
      </w:r>
      <w:r w:rsidR="009D012F" w:rsidRPr="00304D94">
        <w:rPr>
          <w:rFonts w:ascii="Times New Roman" w:hAnsi="Times New Roman" w:cs="Times New Roman"/>
          <w:sz w:val="24"/>
          <w:szCs w:val="24"/>
        </w:rPr>
        <w:t xml:space="preserve"> is </w:t>
      </w:r>
      <w:r w:rsidRPr="00304D94">
        <w:rPr>
          <w:rFonts w:ascii="Times New Roman" w:eastAsia="Yu Mincho" w:hAnsi="Times New Roman" w:cs="Times New Roman"/>
          <w:sz w:val="24"/>
          <w:szCs w:val="24"/>
        </w:rPr>
        <w:t xml:space="preserve">a </w:t>
      </w:r>
      <w:r w:rsidR="009D012F" w:rsidRPr="00304D94">
        <w:rPr>
          <w:rFonts w:ascii="Times New Roman" w:hAnsi="Times New Roman" w:cs="Times New Roman"/>
          <w:sz w:val="24"/>
          <w:szCs w:val="24"/>
        </w:rPr>
        <w:t>control event of SWR</w:t>
      </w:r>
      <w:r w:rsidR="009D012F" w:rsidRPr="00304D94">
        <w:rPr>
          <w:rFonts w:ascii="Times New Roman" w:hAnsi="Times New Roman" w:cs="Times New Roman"/>
          <w:sz w:val="24"/>
          <w:szCs w:val="24"/>
          <w:vertAlign w:val="superscript"/>
        </w:rPr>
        <w:t>+</w:t>
      </w:r>
      <w:r w:rsidR="004F5D7C" w:rsidRPr="00304D94">
        <w:rPr>
          <w:rFonts w:ascii="Times New Roman" w:hAnsi="Times New Roman" w:cs="Times New Roman"/>
          <w:sz w:val="24"/>
          <w:szCs w:val="24"/>
        </w:rPr>
        <w:t xml:space="preserve">. Based on panels in </w:t>
      </w:r>
      <w:r w:rsidR="00982550" w:rsidRPr="00304D94">
        <w:rPr>
          <w:rFonts w:ascii="Times New Roman" w:hAnsi="Times New Roman" w:cs="Times New Roman"/>
          <w:i/>
          <w:iCs/>
          <w:sz w:val="24"/>
          <w:szCs w:val="24"/>
        </w:rPr>
        <w:t>A</w:t>
      </w:r>
      <w:r w:rsidR="009D0983" w:rsidRPr="00304D94">
        <w:rPr>
          <w:rFonts w:ascii="Times New Roman" w:hAnsi="Times New Roman" w:cs="Times New Roman"/>
          <w:sz w:val="24"/>
          <w:szCs w:val="24"/>
        </w:rPr>
        <w:t xml:space="preserve">, SWR events were divided into three parts: pre SWR (− 800 – − 250 ms of SWR center), mid (− 250 – + 250 ms of SWR center), or post (+ 250 – + 800 ms of SWR center). </w:t>
      </w:r>
      <w:r w:rsidRPr="00304D94">
        <w:rPr>
          <w:rFonts w:ascii="Times New Roman" w:hAnsi="Times New Roman" w:cs="Times New Roman"/>
          <w:b/>
          <w:bCs/>
          <w:i/>
          <w:iCs/>
          <w:sz w:val="24"/>
          <w:szCs w:val="24"/>
        </w:rPr>
        <w:t>B</w:t>
      </w:r>
      <w:r w:rsidR="009A00EF" w:rsidRPr="00304D94">
        <w:rPr>
          <w:rFonts w:ascii="Times New Roman" w:hAnsi="Times New Roman" w:cs="Times New Roman"/>
          <w:sz w:val="24"/>
          <w:szCs w:val="24"/>
        </w:rPr>
        <w:t>. Distance from O during mid SWR</w:t>
      </w:r>
      <w:r w:rsidR="009A00EF" w:rsidRPr="00304D94">
        <w:rPr>
          <w:rFonts w:ascii="Times New Roman" w:hAnsi="Times New Roman" w:cs="Times New Roman"/>
          <w:sz w:val="24"/>
          <w:szCs w:val="24"/>
          <w:vertAlign w:val="superscript"/>
        </w:rPr>
        <w:t>+</w:t>
      </w:r>
      <w:r w:rsidR="009A00EF" w:rsidRPr="00304D94">
        <w:rPr>
          <w:rFonts w:ascii="Times New Roman" w:hAnsi="Times New Roman" w:cs="Times New Roman"/>
          <w:sz w:val="24"/>
          <w:szCs w:val="24"/>
        </w:rPr>
        <w:t xml:space="preserve"> was longer compared to the corresponding pre SWR</w:t>
      </w:r>
      <w:r w:rsidR="009A00EF" w:rsidRPr="00304D94">
        <w:rPr>
          <w:rFonts w:ascii="Times New Roman" w:hAnsi="Times New Roman" w:cs="Times New Roman"/>
          <w:sz w:val="24"/>
          <w:szCs w:val="24"/>
          <w:vertAlign w:val="superscript"/>
        </w:rPr>
        <w:t>+</w:t>
      </w:r>
      <w:r w:rsidR="001A75D9" w:rsidRPr="00304D94">
        <w:rPr>
          <w:rFonts w:ascii="Times New Roman" w:hAnsi="Times New Roman" w:cs="Times New Roman"/>
          <w:sz w:val="24"/>
          <w:szCs w:val="24"/>
        </w:rPr>
        <w:t xml:space="preserve"> (*</w:t>
      </w:r>
      <w:r w:rsidR="001A75D9" w:rsidRPr="00304D94">
        <w:rPr>
          <w:rFonts w:ascii="Times New Roman" w:hAnsi="Times New Roman" w:cs="Times New Roman"/>
          <w:i/>
          <w:iCs/>
          <w:sz w:val="24"/>
          <w:szCs w:val="24"/>
        </w:rPr>
        <w:t>p</w:t>
      </w:r>
      <w:r w:rsidR="001A75D9" w:rsidRPr="00304D94">
        <w:rPr>
          <w:rFonts w:ascii="Times New Roman" w:hAnsi="Times New Roman" w:cs="Times New Roman"/>
          <w:sz w:val="24"/>
          <w:szCs w:val="24"/>
        </w:rPr>
        <w:t xml:space="preserve"> &lt; 0.05, </w:t>
      </w:r>
      <w:r w:rsidR="001A75D9" w:rsidRPr="00304D94">
        <w:rPr>
          <w:rFonts w:ascii="Times New Roman" w:hAnsi="Times New Roman" w:cs="Times New Roman"/>
          <w:i/>
          <w:iCs/>
          <w:sz w:val="24"/>
          <w:szCs w:val="24"/>
        </w:rPr>
        <w:t>**</w:t>
      </w:r>
      <w:r w:rsidR="00BA4D94" w:rsidRPr="00F33768">
        <w:rPr>
          <w:rFonts w:ascii="Times New Roman" w:hAnsi="Times New Roman" w:cs="Times New Roman"/>
          <w:i/>
          <w:iCs/>
          <w:sz w:val="24"/>
          <w:szCs w:val="24"/>
        </w:rPr>
        <w:t>p</w:t>
      </w:r>
      <w:r w:rsidR="00BA4D94" w:rsidRPr="00304D94">
        <w:rPr>
          <w:rFonts w:ascii="Times New Roman" w:hAnsi="Times New Roman" w:cs="Times New Roman"/>
          <w:sz w:val="24"/>
          <w:szCs w:val="24"/>
        </w:rPr>
        <w:t xml:space="preserve"> &lt; 0.01, ***</w:t>
      </w:r>
      <w:r w:rsidR="00BA4D94" w:rsidRPr="00304D94">
        <w:rPr>
          <w:rFonts w:ascii="Times New Roman" w:hAnsi="Times New Roman" w:cs="Times New Roman"/>
          <w:i/>
          <w:iCs/>
          <w:sz w:val="24"/>
          <w:szCs w:val="24"/>
        </w:rPr>
        <w:t>p</w:t>
      </w:r>
      <w:r w:rsidR="00FB72EE" w:rsidRPr="00304D94">
        <w:rPr>
          <w:rFonts w:ascii="Times New Roman" w:hAnsi="Times New Roman" w:cs="Times New Roman"/>
          <w:sz w:val="24"/>
          <w:szCs w:val="24"/>
        </w:rPr>
        <w:t xml:space="preserve"> &lt; 0.001</w:t>
      </w:r>
      <w:r w:rsidR="00FE168A">
        <w:rPr>
          <w:rFonts w:ascii="Times New Roman" w:hAnsi="Times New Roman" w:cs="Times New Roman"/>
          <w:sz w:val="24"/>
          <w:szCs w:val="24"/>
        </w:rPr>
        <w:t>; Brunner–Munzel test)</w:t>
      </w:r>
      <w:r w:rsidR="00FB72EE" w:rsidRPr="00304D94">
        <w:rPr>
          <w:rFonts w:ascii="Times New Roman" w:hAnsi="Times New Roman" w:cs="Times New Roman"/>
          <w:sz w:val="24"/>
          <w:szCs w:val="24"/>
        </w:rPr>
        <w:t xml:space="preserve"> Abbreviations: eSWR and rSWR, SWR in the encoding and retrieval phase, respectively.</w:t>
      </w:r>
    </w:p>
    <w:p w14:paraId="6D335E55" w14:textId="4447C170" w:rsidR="003D2CD1" w:rsidRPr="00304D94" w:rsidRDefault="003D2CD1" w:rsidP="007A64DB">
      <w:pPr>
        <w:spacing w:line="360" w:lineRule="auto"/>
        <w:contextualSpacing/>
        <w:rPr>
          <w:rFonts w:ascii="Times New Roman" w:hAnsi="Times New Roman" w:cs="Times New Roman"/>
          <w:sz w:val="24"/>
          <w:szCs w:val="24"/>
        </w:rPr>
      </w:pPr>
    </w:p>
    <w:p w14:paraId="0571549E" w14:textId="1B77560A" w:rsidR="00147F7E" w:rsidRPr="00304D94" w:rsidRDefault="007A64DB"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115B05" w:rsidRPr="00304D94">
        <w:rPr>
          <w:rFonts w:ascii="Times New Roman" w:hAnsi="Times New Roman" w:cs="Times New Roman"/>
          <w:noProof/>
          <w:sz w:val="24"/>
          <w:szCs w:val="24"/>
        </w:rPr>
        <w:lastRenderedPageBreak/>
        <w:drawing>
          <wp:inline distT="0" distB="0" distL="0" distR="0" wp14:anchorId="79CAFBEA" wp14:editId="7B2F2D53">
            <wp:extent cx="5955665" cy="4214495"/>
            <wp:effectExtent l="0" t="0" r="6985" b="0"/>
            <wp:docPr id="6535897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89759"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5955665" cy="4214495"/>
                    </a:xfrm>
                    <a:prstGeom prst="rect">
                      <a:avLst/>
                    </a:prstGeom>
                    <a:noFill/>
                    <a:ln>
                      <a:noFill/>
                    </a:ln>
                  </pic:spPr>
                </pic:pic>
              </a:graphicData>
            </a:graphic>
          </wp:inline>
        </w:drawing>
      </w:r>
    </w:p>
    <w:p w14:paraId="52576F22" w14:textId="77399A11" w:rsidR="003D2CD1" w:rsidRPr="00304D94" w:rsidRDefault="00BE141E" w:rsidP="003D2CD1">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6. </w:t>
      </w:r>
      <w:r w:rsidR="00E903ED">
        <w:rPr>
          <w:rFonts w:ascii="Times New Roman" w:hAnsi="Times New Roman" w:cs="Times New Roman"/>
          <w:b/>
          <w:bCs/>
          <w:sz w:val="24"/>
          <w:szCs w:val="18"/>
        </w:rPr>
        <w:t>Neural t</w:t>
      </w:r>
      <w:r w:rsidRPr="00304D94">
        <w:rPr>
          <w:rFonts w:ascii="Times New Roman" w:hAnsi="Times New Roman" w:cs="Times New Roman"/>
          <w:b/>
          <w:bCs/>
          <w:sz w:val="24"/>
          <w:szCs w:val="18"/>
        </w:rPr>
        <w:t>rajectory coordinates during SWR aligned by the encoding and retrieval states</w:t>
      </w:r>
    </w:p>
    <w:p w14:paraId="7648514B" w14:textId="1456D9C0" w:rsidR="00B97FDA" w:rsidRPr="00304D94" w:rsidRDefault="00000000" w:rsidP="00B12872">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sz w:val="24"/>
          <w:szCs w:val="24"/>
        </w:rPr>
        <w:t xml:space="preserve">. </w:t>
      </w:r>
      <w:r w:rsidRPr="00304D94">
        <w:rPr>
          <w:rFonts w:ascii="Times New Roman" w:hAnsi="Times New Roman" w:cs="Times New Roman"/>
          <w:b/>
          <w:bCs/>
          <w:i/>
          <w:iCs/>
          <w:sz w:val="24"/>
          <w:szCs w:val="24"/>
        </w:rPr>
        <w:t>B</w:t>
      </w:r>
      <w:r w:rsidR="00AF3D1B" w:rsidRPr="00304D94">
        <w:rPr>
          <w:rFonts w:ascii="Times New Roman" w:hAnsi="Times New Roman" w:cs="Times New Roman"/>
          <w:sz w:val="24"/>
          <w:szCs w:val="24"/>
        </w:rPr>
        <w:t xml:space="preserve">. Panels show the </w:t>
      </w:r>
      <w:r w:rsidR="00E903ED">
        <w:rPr>
          <w:rFonts w:ascii="Times New Roman" w:hAnsi="Times New Roman" w:cs="Times New Roman"/>
          <w:sz w:val="24"/>
          <w:szCs w:val="24"/>
        </w:rPr>
        <w:t xml:space="preserve">neural </w:t>
      </w:r>
      <w:r w:rsidR="00AF3D1B" w:rsidRPr="00304D94">
        <w:rPr>
          <w:rFonts w:ascii="Times New Roman" w:hAnsi="Times New Roman" w:cs="Times New Roman"/>
          <w:sz w:val="24"/>
          <w:szCs w:val="24"/>
        </w:rPr>
        <w:t xml:space="preserve">trajectory coordinates during pre (− 800 – − 250 ms; </w:t>
      </w:r>
      <w:r w:rsidR="00AF3D1B" w:rsidRPr="00304D94">
        <w:rPr>
          <w:rFonts w:ascii="Times New Roman" w:hAnsi="Times New Roman" w:cs="Times New Roman"/>
          <w:i/>
          <w:iCs/>
          <w:sz w:val="24"/>
          <w:szCs w:val="24"/>
        </w:rPr>
        <w:t>gray</w:t>
      </w:r>
      <w:r w:rsidR="00AF3D1B" w:rsidRPr="00304D94">
        <w:rPr>
          <w:rFonts w:ascii="Times New Roman" w:hAnsi="Times New Roman" w:cs="Times New Roman"/>
          <w:sz w:val="24"/>
          <w:szCs w:val="24"/>
        </w:rPr>
        <w:t xml:space="preserve">), mid (− 250 – + 250 ms; </w:t>
      </w:r>
      <w:r w:rsidR="00B34F47" w:rsidRPr="00304D94">
        <w:rPr>
          <w:rFonts w:ascii="Times New Roman" w:hAnsi="Times New Roman" w:cs="Times New Roman"/>
          <w:i/>
          <w:iCs/>
          <w:sz w:val="24"/>
          <w:szCs w:val="24"/>
        </w:rPr>
        <w:t>yellow</w:t>
      </w:r>
      <w:r w:rsidR="00C50E31" w:rsidRPr="00304D94">
        <w:rPr>
          <w:rFonts w:ascii="Times New Roman" w:hAnsi="Times New Roman" w:cs="Times New Roman"/>
          <w:sz w:val="24"/>
          <w:szCs w:val="24"/>
        </w:rPr>
        <w:t xml:space="preserve"> or</w:t>
      </w:r>
      <w:r w:rsidR="00C50E31" w:rsidRPr="00304D94">
        <w:rPr>
          <w:rFonts w:ascii="Times New Roman" w:hAnsi="Times New Roman" w:cs="Times New Roman"/>
          <w:i/>
          <w:iCs/>
          <w:sz w:val="24"/>
          <w:szCs w:val="24"/>
        </w:rPr>
        <w:t xml:space="preserve"> purple</w:t>
      </w:r>
      <w:r w:rsidR="00AF3D1B" w:rsidRPr="00304D94">
        <w:rPr>
          <w:rFonts w:ascii="Times New Roman" w:hAnsi="Times New Roman" w:cs="Times New Roman"/>
          <w:sz w:val="24"/>
          <w:szCs w:val="24"/>
        </w:rPr>
        <w:t xml:space="preserve">), and post (+ 250 – + 800 ms; </w:t>
      </w:r>
      <w:r w:rsidR="00AF3D1B" w:rsidRPr="00304D94">
        <w:rPr>
          <w:rFonts w:ascii="Times New Roman" w:hAnsi="Times New Roman" w:cs="Times New Roman"/>
          <w:i/>
          <w:iCs/>
          <w:sz w:val="24"/>
          <w:szCs w:val="24"/>
        </w:rPr>
        <w:t>black</w:t>
      </w:r>
      <w:r w:rsidR="00D91530" w:rsidRPr="00304D94">
        <w:rPr>
          <w:rFonts w:ascii="Times New Roman" w:hAnsi="Times New Roman" w:cs="Times New Roman"/>
          <w:sz w:val="24"/>
          <w:szCs w:val="24"/>
        </w:rPr>
        <w:t>) sharp-wave ripple (SWR</w:t>
      </w:r>
      <w:r w:rsidR="00D91530" w:rsidRPr="00304D94">
        <w:rPr>
          <w:rFonts w:ascii="Times New Roman" w:hAnsi="Times New Roman" w:cs="Times New Roman"/>
          <w:sz w:val="24"/>
          <w:szCs w:val="24"/>
          <w:vertAlign w:val="superscript"/>
        </w:rPr>
        <w:t>−</w:t>
      </w:r>
      <w:r w:rsidR="007D7874" w:rsidRPr="00304D94">
        <w:rPr>
          <w:rFonts w:ascii="Times New Roman" w:hAnsi="Times New Roman" w:cs="Times New Roman"/>
          <w:sz w:val="24"/>
          <w:szCs w:val="24"/>
        </w:rPr>
        <w:t xml:space="preserve"> (</w:t>
      </w:r>
      <w:r w:rsidR="007D7874" w:rsidRPr="00304D94">
        <w:rPr>
          <w:rFonts w:ascii="Times New Roman" w:hAnsi="Times New Roman" w:cs="Times New Roman"/>
          <w:b/>
          <w:bCs/>
          <w:i/>
          <w:iCs/>
          <w:sz w:val="24"/>
          <w:szCs w:val="24"/>
        </w:rPr>
        <w:t>A</w:t>
      </w:r>
      <w:r w:rsidR="00E26DF9" w:rsidRPr="00304D94">
        <w:rPr>
          <w:rFonts w:ascii="Times New Roman" w:hAnsi="Times New Roman" w:cs="Times New Roman"/>
          <w:sz w:val="24"/>
          <w:szCs w:val="24"/>
        </w:rPr>
        <w:t>) or SWR</w:t>
      </w:r>
      <w:r w:rsidR="00E26DF9" w:rsidRPr="00304D94">
        <w:rPr>
          <w:rFonts w:ascii="Times New Roman" w:hAnsi="Times New Roman" w:cs="Times New Roman"/>
          <w:sz w:val="24"/>
          <w:szCs w:val="24"/>
          <w:vertAlign w:val="superscript"/>
        </w:rPr>
        <w:t>+</w:t>
      </w:r>
      <w:r w:rsidR="007D7874" w:rsidRPr="00304D94">
        <w:rPr>
          <w:rFonts w:ascii="Times New Roman" w:hAnsi="Times New Roman" w:cs="Times New Roman"/>
          <w:sz w:val="24"/>
          <w:szCs w:val="24"/>
        </w:rPr>
        <w:t xml:space="preserve"> (</w:t>
      </w:r>
      <w:r w:rsidR="007D7874" w:rsidRPr="00304D94">
        <w:rPr>
          <w:rFonts w:ascii="Times New Roman" w:hAnsi="Times New Roman" w:cs="Times New Roman"/>
          <w:b/>
          <w:bCs/>
          <w:i/>
          <w:iCs/>
          <w:sz w:val="24"/>
          <w:szCs w:val="24"/>
        </w:rPr>
        <w:t>B</w:t>
      </w:r>
      <w:r w:rsidR="000B636B" w:rsidRPr="00304D94">
        <w:rPr>
          <w:rFonts w:ascii="Times New Roman" w:hAnsi="Times New Roman" w:cs="Times New Roman"/>
          <w:sz w:val="24"/>
          <w:szCs w:val="24"/>
        </w:rPr>
        <w:t>)). From the left to right columns, the following events are displayed: eSWR in</w:t>
      </w:r>
      <w:r w:rsidRPr="00304D94">
        <w:rPr>
          <w:rFonts w:ascii="Times New Roman" w:eastAsia="Yu Mincho" w:hAnsi="Times New Roman" w:cs="Times New Roman"/>
          <w:sz w:val="24"/>
          <w:szCs w:val="24"/>
        </w:rPr>
        <w:t xml:space="preserve"> the</w:t>
      </w:r>
      <w:r w:rsidR="000B636B" w:rsidRPr="00304D94">
        <w:rPr>
          <w:rFonts w:ascii="Times New Roman" w:hAnsi="Times New Roman" w:cs="Times New Roman"/>
          <w:sz w:val="24"/>
          <w:szCs w:val="24"/>
        </w:rPr>
        <w:t xml:space="preserve"> Match IN task (the 1</w:t>
      </w:r>
      <w:r w:rsidR="000B636B" w:rsidRPr="00304D94">
        <w:rPr>
          <w:rFonts w:ascii="Times New Roman" w:hAnsi="Times New Roman" w:cs="Times New Roman"/>
          <w:sz w:val="24"/>
          <w:szCs w:val="24"/>
          <w:vertAlign w:val="superscript"/>
        </w:rPr>
        <w:t>st</w:t>
      </w:r>
      <w:r w:rsidR="000B636B" w:rsidRPr="00304D94">
        <w:rPr>
          <w:rFonts w:ascii="Times New Roman" w:hAnsi="Times New Roman" w:cs="Times New Roman"/>
          <w:sz w:val="24"/>
          <w:szCs w:val="24"/>
        </w:rPr>
        <w:t xml:space="preserve"> column), rSWR in</w:t>
      </w:r>
      <w:r w:rsidRPr="00304D94">
        <w:rPr>
          <w:rFonts w:ascii="Times New Roman" w:eastAsia="Yu Mincho" w:hAnsi="Times New Roman" w:cs="Times New Roman"/>
          <w:sz w:val="24"/>
          <w:szCs w:val="24"/>
        </w:rPr>
        <w:t xml:space="preserve"> the</w:t>
      </w:r>
      <w:r w:rsidR="000B636B" w:rsidRPr="00304D94">
        <w:rPr>
          <w:rFonts w:ascii="Times New Roman" w:hAnsi="Times New Roman" w:cs="Times New Roman"/>
          <w:sz w:val="24"/>
          <w:szCs w:val="24"/>
        </w:rPr>
        <w:t xml:space="preserve"> Match IN task (the 2</w:t>
      </w:r>
      <w:r w:rsidR="000B636B" w:rsidRPr="00304D94">
        <w:rPr>
          <w:rFonts w:ascii="Times New Roman" w:hAnsi="Times New Roman" w:cs="Times New Roman"/>
          <w:sz w:val="24"/>
          <w:szCs w:val="24"/>
          <w:vertAlign w:val="superscript"/>
        </w:rPr>
        <w:t>nd</w:t>
      </w:r>
      <w:r w:rsidR="000B636B" w:rsidRPr="00304D94">
        <w:rPr>
          <w:rFonts w:ascii="Times New Roman" w:hAnsi="Times New Roman" w:cs="Times New Roman"/>
          <w:sz w:val="24"/>
          <w:szCs w:val="24"/>
        </w:rPr>
        <w:t xml:space="preserve"> column), eSWR in </w:t>
      </w:r>
      <w:r w:rsidRPr="00304D94">
        <w:rPr>
          <w:rFonts w:ascii="Times New Roman" w:eastAsia="Yu Mincho" w:hAnsi="Times New Roman" w:cs="Times New Roman"/>
          <w:sz w:val="24"/>
          <w:szCs w:val="24"/>
        </w:rPr>
        <w:t xml:space="preserve">the </w:t>
      </w:r>
      <w:r w:rsidR="000B636B" w:rsidRPr="00304D94">
        <w:rPr>
          <w:rFonts w:ascii="Times New Roman" w:hAnsi="Times New Roman" w:cs="Times New Roman"/>
          <w:sz w:val="24"/>
          <w:szCs w:val="24"/>
        </w:rPr>
        <w:t>Mismatch OUT task (the 3</w:t>
      </w:r>
      <w:r w:rsidR="000B636B" w:rsidRPr="00304D94">
        <w:rPr>
          <w:rFonts w:ascii="Times New Roman" w:hAnsi="Times New Roman" w:cs="Times New Roman"/>
          <w:sz w:val="24"/>
          <w:szCs w:val="24"/>
          <w:vertAlign w:val="superscript"/>
        </w:rPr>
        <w:t>rd</w:t>
      </w:r>
      <w:r w:rsidR="000B636B" w:rsidRPr="00304D94">
        <w:rPr>
          <w:rFonts w:ascii="Times New Roman" w:hAnsi="Times New Roman" w:cs="Times New Roman"/>
          <w:sz w:val="24"/>
          <w:szCs w:val="24"/>
        </w:rPr>
        <w:t xml:space="preserve"> column), and rSWR in </w:t>
      </w:r>
      <w:r w:rsidRPr="00304D94">
        <w:rPr>
          <w:rFonts w:ascii="Times New Roman" w:eastAsia="Yu Mincho" w:hAnsi="Times New Roman" w:cs="Times New Roman"/>
          <w:sz w:val="24"/>
          <w:szCs w:val="24"/>
        </w:rPr>
        <w:t xml:space="preserve">the </w:t>
      </w:r>
      <w:r w:rsidR="000B636B" w:rsidRPr="00304D94">
        <w:rPr>
          <w:rFonts w:ascii="Times New Roman" w:hAnsi="Times New Roman" w:cs="Times New Roman"/>
          <w:sz w:val="24"/>
          <w:szCs w:val="24"/>
        </w:rPr>
        <w:t>Mismatch IN task (the 4</w:t>
      </w:r>
      <w:r w:rsidR="000B636B" w:rsidRPr="00304D94">
        <w:rPr>
          <w:rFonts w:ascii="Times New Roman" w:hAnsi="Times New Roman" w:cs="Times New Roman"/>
          <w:sz w:val="24"/>
          <w:szCs w:val="24"/>
          <w:vertAlign w:val="superscript"/>
        </w:rPr>
        <w:t>th</w:t>
      </w:r>
      <w:r w:rsidR="0090519E" w:rsidRPr="00304D94">
        <w:rPr>
          <w:rFonts w:ascii="Times New Roman" w:hAnsi="Times New Roman" w:cs="Times New Roman"/>
          <w:sz w:val="24"/>
          <w:szCs w:val="24"/>
        </w:rPr>
        <w:t xml:space="preserve"> column).</w:t>
      </w:r>
      <w:r w:rsidRPr="00304D94">
        <w:rPr>
          <w:rFonts w:ascii="Times New Roman" w:eastAsia="Yu Mincho" w:hAnsi="Times New Roman" w:cs="Times New Roman"/>
          <w:sz w:val="24"/>
          <w:szCs w:val="24"/>
        </w:rPr>
        <w:t xml:space="preserve"> The </w:t>
      </w:r>
      <w:r w:rsidR="00E903ED">
        <w:rPr>
          <w:rFonts w:ascii="Times New Roman" w:eastAsia="Yu Mincho" w:hAnsi="Times New Roman" w:cs="Times New Roman"/>
          <w:sz w:val="24"/>
          <w:szCs w:val="24"/>
        </w:rPr>
        <w:t xml:space="preserve">trajectory </w:t>
      </w:r>
      <w:r w:rsidRPr="00304D94">
        <w:rPr>
          <w:rFonts w:ascii="Times New Roman" w:eastAsia="Yu Mincho" w:hAnsi="Times New Roman" w:cs="Times New Roman"/>
          <w:sz w:val="24"/>
          <w:szCs w:val="24"/>
        </w:rPr>
        <w:t>coordinates</w:t>
      </w:r>
      <w:r w:rsidR="0090519E" w:rsidRPr="00304D94">
        <w:rPr>
          <w:rFonts w:ascii="Times New Roman" w:hAnsi="Times New Roman" w:cs="Times New Roman"/>
          <w:sz w:val="24"/>
          <w:szCs w:val="24"/>
        </w:rPr>
        <w:t xml:space="preserve"> were rebased so that gE and gR were (0, 0) and (d(gE, gR), 0), </w:t>
      </w:r>
      <w:r w:rsidRPr="00304D94">
        <w:rPr>
          <w:rFonts w:ascii="Times New Roman" w:eastAsia="Yu Mincho" w:hAnsi="Times New Roman" w:cs="Times New Roman"/>
          <w:sz w:val="24"/>
          <w:szCs w:val="24"/>
        </w:rPr>
        <w:t>respectively. Additionally</w:t>
      </w:r>
      <w:r w:rsidR="0090519E" w:rsidRPr="00304D94">
        <w:rPr>
          <w:rFonts w:ascii="Times New Roman" w:hAnsi="Times New Roman" w:cs="Times New Roman"/>
          <w:sz w:val="24"/>
          <w:szCs w:val="24"/>
        </w:rPr>
        <w:t>, each point was rotated by the gEgR axis (= x</w:t>
      </w:r>
      <w:r w:rsidRPr="00304D94">
        <w:rPr>
          <w:rFonts w:ascii="Times New Roman" w:eastAsia="Yu Mincho" w:hAnsi="Times New Roman" w:cs="Times New Roman"/>
          <w:sz w:val="24"/>
          <w:szCs w:val="24"/>
        </w:rPr>
        <w:t>-</w:t>
      </w:r>
      <w:r w:rsidR="0090519E" w:rsidRPr="00304D94">
        <w:rPr>
          <w:rFonts w:ascii="Times New Roman" w:hAnsi="Times New Roman" w:cs="Times New Roman"/>
          <w:sz w:val="24"/>
          <w:szCs w:val="24"/>
        </w:rPr>
        <w:t>axis) to fit into two-dimensional spaces. d(gE, gR) were different among sessions</w:t>
      </w:r>
      <w:r w:rsidRPr="00304D94">
        <w:rPr>
          <w:rFonts w:ascii="Times New Roman" w:eastAsia="Yu Mincho" w:hAnsi="Times New Roman" w:cs="Times New Roman"/>
          <w:sz w:val="24"/>
          <w:szCs w:val="24"/>
        </w:rPr>
        <w:t>,</w:t>
      </w:r>
      <w:r w:rsidR="0090519E" w:rsidRPr="00304D94">
        <w:rPr>
          <w:rFonts w:ascii="Times New Roman" w:hAnsi="Times New Roman" w:cs="Times New Roman"/>
          <w:sz w:val="24"/>
          <w:szCs w:val="24"/>
        </w:rPr>
        <w:t xml:space="preserve"> and their median </w:t>
      </w:r>
      <w:r w:rsidR="007A5CD4" w:rsidRPr="00304D94">
        <w:rPr>
          <w:rFonts w:ascii="Symbol" w:hAnsi="Symbol" w:cs="Times New Roman"/>
          <w:sz w:val="24"/>
          <w:szCs w:val="24"/>
        </w:rPr>
        <w:sym w:font="Symbol" w:char="F0B1"/>
      </w:r>
      <w:r w:rsidR="00C90491" w:rsidRPr="00304D94">
        <w:rPr>
          <w:rFonts w:ascii="Times New Roman" w:hAnsi="Times New Roman" w:cs="Times New Roman"/>
          <w:sz w:val="24"/>
          <w:szCs w:val="24"/>
        </w:rPr>
        <w:t xml:space="preserve"> IQR ranges (the medians were </w:t>
      </w:r>
      <w:r w:rsidRPr="00304D94">
        <w:rPr>
          <w:rFonts w:ascii="Times New Roman" w:eastAsia="Yu Mincho" w:hAnsi="Times New Roman" w:cs="Times New Roman"/>
          <w:sz w:val="24"/>
          <w:szCs w:val="24"/>
        </w:rPr>
        <w:t>approximately</w:t>
      </w:r>
      <w:r w:rsidR="00C90491" w:rsidRPr="00304D94">
        <w:rPr>
          <w:rFonts w:ascii="Times New Roman" w:hAnsi="Times New Roman" w:cs="Times New Roman"/>
          <w:sz w:val="24"/>
          <w:szCs w:val="24"/>
        </w:rPr>
        <w:t xml:space="preserve"> 0.2) are shown on </w:t>
      </w:r>
      <w:r w:rsidRPr="00304D94">
        <w:rPr>
          <w:rFonts w:ascii="Times New Roman" w:eastAsia="Yu Mincho" w:hAnsi="Times New Roman" w:cs="Times New Roman"/>
          <w:sz w:val="24"/>
          <w:szCs w:val="24"/>
        </w:rPr>
        <w:t xml:space="preserve">the </w:t>
      </w:r>
      <w:r w:rsidR="00C90491" w:rsidRPr="00304D94">
        <w:rPr>
          <w:rFonts w:ascii="Times New Roman" w:hAnsi="Times New Roman" w:cs="Times New Roman"/>
          <w:sz w:val="24"/>
          <w:szCs w:val="24"/>
        </w:rPr>
        <w:t>x</w:t>
      </w:r>
      <w:r w:rsidRPr="00304D94">
        <w:rPr>
          <w:rFonts w:ascii="Times New Roman" w:eastAsia="Yu Mincho" w:hAnsi="Times New Roman" w:cs="Times New Roman"/>
          <w:sz w:val="24"/>
          <w:szCs w:val="24"/>
        </w:rPr>
        <w:t>-</w:t>
      </w:r>
      <w:r w:rsidR="00C90491" w:rsidRPr="00304D94">
        <w:rPr>
          <w:rFonts w:ascii="Times New Roman" w:hAnsi="Times New Roman" w:cs="Times New Roman"/>
          <w:sz w:val="24"/>
          <w:szCs w:val="24"/>
        </w:rPr>
        <w:t>axes. Note that regarding any point P in the two-</w:t>
      </w:r>
      <w:r w:rsidR="00C90491" w:rsidRPr="00304D94">
        <w:rPr>
          <w:rFonts w:ascii="Times New Roman" w:hAnsi="Times New Roman" w:cs="Times New Roman"/>
          <w:sz w:val="24"/>
          <w:szCs w:val="24"/>
        </w:rPr>
        <w:lastRenderedPageBreak/>
        <w:t xml:space="preserve">dimensional spaces, both (i) </w:t>
      </w:r>
      <w:r w:rsidRPr="00304D94">
        <w:rPr>
          <w:rFonts w:ascii="Times New Roman" w:eastAsia="Yu Mincho" w:hAnsi="Times New Roman" w:cs="Times New Roman"/>
          <w:sz w:val="24"/>
          <w:szCs w:val="24"/>
        </w:rPr>
        <w:t xml:space="preserve">the </w:t>
      </w:r>
      <w:r w:rsidR="00C90491" w:rsidRPr="00304D94">
        <w:rPr>
          <w:rFonts w:ascii="Times New Roman" w:hAnsi="Times New Roman" w:cs="Times New Roman"/>
          <w:sz w:val="24"/>
          <w:szCs w:val="24"/>
        </w:rPr>
        <w:t>distance between P and gE (or gR) and (ii)</w:t>
      </w:r>
      <w:r w:rsidRPr="00304D94">
        <w:rPr>
          <w:rFonts w:ascii="Times New Roman" w:eastAsia="Yu Mincho" w:hAnsi="Times New Roman" w:cs="Times New Roman"/>
          <w:sz w:val="24"/>
          <w:szCs w:val="24"/>
        </w:rPr>
        <w:t xml:space="preserve"> the</w:t>
      </w:r>
      <w:r w:rsidR="00C90491" w:rsidRPr="00304D94">
        <w:rPr>
          <w:rFonts w:ascii="Times New Roman" w:hAnsi="Times New Roman" w:cs="Times New Roman"/>
          <w:sz w:val="24"/>
          <w:szCs w:val="24"/>
        </w:rPr>
        <w:t xml:space="preserve"> angle between gEP and gEgR (= x</w:t>
      </w:r>
      <w:r w:rsidRPr="00304D94">
        <w:rPr>
          <w:rFonts w:ascii="Times New Roman" w:eastAsia="Yu Mincho" w:hAnsi="Times New Roman" w:cs="Times New Roman"/>
          <w:sz w:val="24"/>
          <w:szCs w:val="24"/>
        </w:rPr>
        <w:t>-</w:t>
      </w:r>
      <w:r w:rsidR="00C90491" w:rsidRPr="00304D94">
        <w:rPr>
          <w:rFonts w:ascii="Times New Roman" w:hAnsi="Times New Roman" w:cs="Times New Roman"/>
          <w:sz w:val="24"/>
          <w:szCs w:val="24"/>
        </w:rPr>
        <w:t xml:space="preserve">axis) are preserved as those in the original three-dimensional spaces. Abbreviations: eSWR and rSWR, SWR in the encoding and retrieval </w:t>
      </w:r>
      <w:r w:rsidRPr="00304D94">
        <w:rPr>
          <w:rFonts w:ascii="Times New Roman" w:eastAsia="Yu Mincho" w:hAnsi="Times New Roman" w:cs="Times New Roman"/>
          <w:sz w:val="24"/>
          <w:szCs w:val="24"/>
        </w:rPr>
        <w:t>phases</w:t>
      </w:r>
      <w:r w:rsidR="00C90491" w:rsidRPr="00304D94">
        <w:rPr>
          <w:rFonts w:ascii="Times New Roman" w:hAnsi="Times New Roman" w:cs="Times New Roman"/>
          <w:sz w:val="24"/>
          <w:szCs w:val="24"/>
        </w:rPr>
        <w:t>, respectively; set size, the number of alphabetical letters for encoding.</w:t>
      </w:r>
    </w:p>
    <w:p w14:paraId="0F7995A8" w14:textId="6D104AF2" w:rsidR="008279DD" w:rsidRDefault="00000000" w:rsidP="008279DD">
      <w:pPr>
        <w:rPr>
          <w:rFonts w:ascii="Times New Roman" w:hAnsi="Times New Roman" w:cs="Times New Roman"/>
          <w:sz w:val="24"/>
          <w:szCs w:val="24"/>
        </w:rPr>
      </w:pPr>
      <w:r w:rsidRPr="00304D94">
        <w:rPr>
          <w:rFonts w:ascii="Times New Roman" w:hAnsi="Times New Roman" w:cs="Times New Roman"/>
          <w:sz w:val="24"/>
          <w:szCs w:val="24"/>
        </w:rPr>
        <w:br w:type="column"/>
      </w:r>
      <w:r w:rsidR="00E6780C">
        <w:rPr>
          <w:rFonts w:ascii="Times New Roman" w:hAnsi="Times New Roman" w:cs="Times New Roman"/>
          <w:noProof/>
          <w:sz w:val="24"/>
          <w:szCs w:val="24"/>
        </w:rPr>
        <w:lastRenderedPageBreak/>
        <w:drawing>
          <wp:inline distT="0" distB="0" distL="0" distR="0" wp14:anchorId="5EF0E5BB" wp14:editId="0A8786C5">
            <wp:extent cx="2943225" cy="4248150"/>
            <wp:effectExtent l="0" t="0" r="9525" b="0"/>
            <wp:docPr id="93054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43225" cy="4248150"/>
                    </a:xfrm>
                    <a:prstGeom prst="rect">
                      <a:avLst/>
                    </a:prstGeom>
                    <a:noFill/>
                    <a:ln>
                      <a:noFill/>
                    </a:ln>
                  </pic:spPr>
                </pic:pic>
              </a:graphicData>
            </a:graphic>
          </wp:inline>
        </w:drawing>
      </w:r>
    </w:p>
    <w:p w14:paraId="093FA793" w14:textId="502AA7F1" w:rsidR="006D3441" w:rsidRPr="00304D94" w:rsidRDefault="00000000" w:rsidP="00407B95">
      <w:pPr>
        <w:pStyle w:val="Heading2"/>
      </w:pPr>
      <w:r w:rsidRPr="00304D94">
        <w:rPr>
          <w:rFonts w:ascii="Times New Roman" w:hAnsi="Times New Roman" w:cs="Times New Roman"/>
          <w:b/>
          <w:bCs/>
          <w:sz w:val="24"/>
          <w:szCs w:val="18"/>
        </w:rPr>
        <w:t xml:space="preserve">Figure 7. </w:t>
      </w:r>
      <w:r w:rsidR="00E903ED">
        <w:rPr>
          <w:rFonts w:ascii="Times New Roman" w:hAnsi="Times New Roman" w:cs="Times New Roman"/>
          <w:b/>
          <w:bCs/>
          <w:sz w:val="24"/>
          <w:szCs w:val="18"/>
        </w:rPr>
        <w:t>Neural t</w:t>
      </w:r>
      <w:r w:rsidRPr="00304D94">
        <w:rPr>
          <w:rFonts w:ascii="Times New Roman" w:hAnsi="Times New Roman" w:cs="Times New Roman"/>
          <w:b/>
          <w:bCs/>
          <w:sz w:val="24"/>
          <w:szCs w:val="18"/>
        </w:rPr>
        <w:t>rajectory directions among SWR, encoding, and retrieval states</w:t>
      </w:r>
    </w:p>
    <w:p w14:paraId="33C8941B" w14:textId="0719566D" w:rsidR="001A36B2" w:rsidRPr="00304D94" w:rsidRDefault="00807019" w:rsidP="009550BC">
      <w:pPr>
        <w:spacing w:line="360" w:lineRule="auto"/>
        <w:rPr>
          <w:rFonts w:ascii="Times New Roman" w:hAnsi="Times New Roman" w:cs="Times New Roman"/>
          <w:sz w:val="24"/>
          <w:szCs w:val="24"/>
        </w:rPr>
      </w:pPr>
      <w:r w:rsidRPr="00F33768">
        <w:rPr>
          <w:rFonts w:ascii="Times New Roman" w:hAnsi="Times New Roman" w:cs="Times New Roman"/>
          <w:b/>
          <w:bCs/>
          <w:i/>
          <w:iCs/>
          <w:sz w:val="24"/>
          <w:szCs w:val="24"/>
        </w:rPr>
        <w:t>A–D</w:t>
      </w:r>
      <w:r>
        <w:rPr>
          <w:rFonts w:ascii="Times New Roman" w:hAnsi="Times New Roman" w:cs="Times New Roman"/>
          <w:sz w:val="24"/>
          <w:szCs w:val="24"/>
        </w:rPr>
        <w:t xml:space="preserve">. Kernel density estimation </w:t>
      </w:r>
      <w:r w:rsidR="00510EA0">
        <w:rPr>
          <w:rFonts w:ascii="Times New Roman" w:hAnsi="Times New Roman" w:cs="Times New Roman"/>
          <w:sz w:val="24"/>
          <w:szCs w:val="24"/>
        </w:rPr>
        <w:t xml:space="preserve">(KDE) </w:t>
      </w:r>
      <w:r>
        <w:rPr>
          <w:rFonts w:ascii="Times New Roman" w:hAnsi="Times New Roman" w:cs="Times New Roman"/>
          <w:sz w:val="24"/>
          <w:szCs w:val="24"/>
        </w:rPr>
        <w:t xml:space="preserve">of </w:t>
      </w:r>
      <w:r w:rsidR="001F6058">
        <w:rPr>
          <w:rFonts w:ascii="Times New Roman" w:hAnsi="Times New Roman" w:cs="Times New Roman"/>
          <w:sz w:val="24"/>
          <w:szCs w:val="24"/>
        </w:rPr>
        <w:t xml:space="preserve">the distribution of </w:t>
      </w:r>
      <w:r w:rsidR="006A7B1F" w:rsidRPr="00304D94">
        <w:rPr>
          <w:rFonts w:ascii="Times New Roman" w:hAnsi="Times New Roman" w:cs="Times New Roman"/>
          <w:sz w:val="24"/>
          <w:szCs w:val="24"/>
        </w:rPr>
        <w:t xml:space="preserve">cosine </w:t>
      </w:r>
      <w:r w:rsidR="001F6058">
        <w:rPr>
          <w:rFonts w:ascii="Times New Roman" w:hAnsi="Times New Roman" w:cs="Times New Roman"/>
          <w:sz w:val="24"/>
          <w:szCs w:val="24"/>
        </w:rPr>
        <w:t>similarities</w:t>
      </w:r>
      <w:r w:rsidR="006A7B1F" w:rsidRPr="00304D94">
        <w:rPr>
          <w:rFonts w:ascii="Times New Roman" w:hAnsi="Times New Roman" w:cs="Times New Roman"/>
          <w:sz w:val="24"/>
          <w:szCs w:val="24"/>
        </w:rPr>
        <w:t xml:space="preserve"> between the trajectory directions of (i) eSWR, (ii) rSWR, and (iii) gEgR. </w:t>
      </w:r>
      <w:r w:rsidRPr="00F33768">
        <w:rPr>
          <w:rFonts w:ascii="Times New Roman" w:hAnsi="Times New Roman" w:cs="Times New Roman"/>
          <w:b/>
          <w:bCs/>
          <w:i/>
          <w:iCs/>
          <w:sz w:val="24"/>
          <w:szCs w:val="24"/>
        </w:rPr>
        <w:t>E–F</w:t>
      </w:r>
      <w:r>
        <w:rPr>
          <w:rFonts w:ascii="Times New Roman" w:hAnsi="Times New Roman" w:cs="Times New Roman"/>
          <w:sz w:val="24"/>
          <w:szCs w:val="24"/>
        </w:rPr>
        <w:t>. The difference between KDE values (</w:t>
      </w:r>
      <w:r w:rsidRPr="00F33768">
        <w:rPr>
          <w:rFonts w:ascii="Times New Roman" w:hAnsi="Times New Roman" w:cs="Times New Roman"/>
          <w:i/>
          <w:iCs/>
          <w:sz w:val="24"/>
          <w:szCs w:val="24"/>
        </w:rPr>
        <w:t>E</w:t>
      </w:r>
      <w:r w:rsidR="008271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33768">
        <w:rPr>
          <w:rFonts w:ascii="Times New Roman" w:hAnsi="Times New Roman" w:cs="Times New Roman"/>
          <w:i/>
          <w:iCs/>
          <w:sz w:val="24"/>
          <w:szCs w:val="24"/>
        </w:rPr>
        <w:t>A</w:t>
      </w:r>
      <w:r>
        <w:rPr>
          <w:rFonts w:ascii="Times New Roman" w:hAnsi="Times New Roman" w:cs="Times New Roman"/>
          <w:sz w:val="24"/>
          <w:szCs w:val="24"/>
        </w:rPr>
        <w:t xml:space="preserve"> − </w:t>
      </w:r>
      <w:r w:rsidRPr="00F33768">
        <w:rPr>
          <w:rFonts w:ascii="Times New Roman" w:hAnsi="Times New Roman" w:cs="Times New Roman"/>
          <w:i/>
          <w:iCs/>
          <w:sz w:val="24"/>
          <w:szCs w:val="24"/>
        </w:rPr>
        <w:t>C</w:t>
      </w:r>
      <w:r>
        <w:rPr>
          <w:rFonts w:ascii="Times New Roman" w:hAnsi="Times New Roman" w:cs="Times New Roman"/>
          <w:sz w:val="24"/>
          <w:szCs w:val="24"/>
        </w:rPr>
        <w:t xml:space="preserve">; </w:t>
      </w:r>
      <w:r w:rsidRPr="00F33768">
        <w:rPr>
          <w:rFonts w:ascii="Times New Roman" w:hAnsi="Times New Roman" w:cs="Times New Roman"/>
          <w:i/>
          <w:iCs/>
          <w:sz w:val="24"/>
          <w:szCs w:val="24"/>
        </w:rPr>
        <w:t>F</w:t>
      </w:r>
      <w:r w:rsidR="008271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33768">
        <w:rPr>
          <w:rFonts w:ascii="Times New Roman" w:hAnsi="Times New Roman" w:cs="Times New Roman"/>
          <w:i/>
          <w:iCs/>
          <w:sz w:val="24"/>
          <w:szCs w:val="24"/>
        </w:rPr>
        <w:t>B</w:t>
      </w:r>
      <w:r>
        <w:rPr>
          <w:rFonts w:ascii="Times New Roman" w:hAnsi="Times New Roman" w:cs="Times New Roman"/>
          <w:sz w:val="24"/>
          <w:szCs w:val="24"/>
        </w:rPr>
        <w:t xml:space="preserve"> − </w:t>
      </w:r>
      <w:r w:rsidRPr="00F33768">
        <w:rPr>
          <w:rFonts w:ascii="Times New Roman" w:hAnsi="Times New Roman" w:cs="Times New Roman"/>
          <w:i/>
          <w:iCs/>
          <w:sz w:val="24"/>
          <w:szCs w:val="24"/>
        </w:rPr>
        <w:t>D</w:t>
      </w:r>
      <w:r>
        <w:rPr>
          <w:rFonts w:ascii="Times New Roman" w:hAnsi="Times New Roman" w:cs="Times New Roman"/>
          <w:sz w:val="24"/>
          <w:szCs w:val="24"/>
        </w:rPr>
        <w:t>)</w:t>
      </w:r>
      <w:r w:rsidR="009B0C9D">
        <w:rPr>
          <w:rFonts w:ascii="Times New Roman" w:hAnsi="Times New Roman" w:cs="Times New Roman"/>
          <w:sz w:val="24"/>
          <w:szCs w:val="24"/>
        </w:rPr>
        <w:t>.</w:t>
      </w:r>
      <w:r>
        <w:rPr>
          <w:rFonts w:ascii="Times New Roman" w:hAnsi="Times New Roman" w:cs="Times New Roman"/>
          <w:sz w:val="24"/>
          <w:szCs w:val="24"/>
        </w:rPr>
        <w:t xml:space="preserve"> </w:t>
      </w:r>
      <w:r w:rsidR="006A7B1F" w:rsidRPr="00304D94">
        <w:rPr>
          <w:rFonts w:ascii="Times New Roman" w:hAnsi="Times New Roman" w:cs="Times New Roman"/>
          <w:sz w:val="24"/>
          <w:szCs w:val="24"/>
        </w:rPr>
        <w:t xml:space="preserve">Note the positive </w:t>
      </w:r>
      <w:r w:rsidR="001E4400">
        <w:rPr>
          <w:rFonts w:ascii="Times New Roman" w:hAnsi="Times New Roman" w:cs="Times New Roman"/>
          <w:sz w:val="24"/>
          <w:szCs w:val="24"/>
        </w:rPr>
        <w:t>(/</w:t>
      </w:r>
      <w:r w:rsidR="001E4400" w:rsidRPr="00304D94">
        <w:rPr>
          <w:rFonts w:ascii="Times New Roman" w:hAnsi="Times New Roman" w:cs="Times New Roman"/>
          <w:sz w:val="24"/>
          <w:szCs w:val="24"/>
        </w:rPr>
        <w:t xml:space="preserve"> </w:t>
      </w:r>
      <w:r w:rsidR="006A7B1F" w:rsidRPr="00304D94">
        <w:rPr>
          <w:rFonts w:ascii="Times New Roman" w:hAnsi="Times New Roman" w:cs="Times New Roman"/>
          <w:sz w:val="24"/>
          <w:szCs w:val="24"/>
        </w:rPr>
        <w:t>negative</w:t>
      </w:r>
      <w:r w:rsidR="001E4400">
        <w:rPr>
          <w:rFonts w:ascii="Times New Roman" w:hAnsi="Times New Roman" w:cs="Times New Roman"/>
          <w:sz w:val="24"/>
          <w:szCs w:val="24"/>
        </w:rPr>
        <w:t>)</w:t>
      </w:r>
      <w:r w:rsidR="006A7B1F" w:rsidRPr="00304D94">
        <w:rPr>
          <w:rFonts w:ascii="Times New Roman" w:hAnsi="Times New Roman" w:cs="Times New Roman"/>
          <w:sz w:val="24"/>
          <w:szCs w:val="24"/>
        </w:rPr>
        <w:t xml:space="preserve"> cosine similarity between eSWR and rSWR in</w:t>
      </w:r>
      <w:r w:rsidR="006A7B1F" w:rsidRPr="00304D94">
        <w:rPr>
          <w:rFonts w:ascii="Times New Roman" w:eastAsia="Yu Mincho" w:hAnsi="Times New Roman" w:cs="Times New Roman"/>
          <w:sz w:val="24"/>
          <w:szCs w:val="24"/>
        </w:rPr>
        <w:t xml:space="preserve"> the</w:t>
      </w:r>
      <w:r w:rsidR="006A7B1F" w:rsidRPr="00304D94">
        <w:rPr>
          <w:rFonts w:ascii="Times New Roman" w:hAnsi="Times New Roman" w:cs="Times New Roman"/>
          <w:sz w:val="24"/>
          <w:szCs w:val="24"/>
        </w:rPr>
        <w:t xml:space="preserve"> Match IN </w:t>
      </w:r>
      <w:r w:rsidR="001E4400">
        <w:rPr>
          <w:rFonts w:ascii="Times New Roman" w:hAnsi="Times New Roman" w:cs="Times New Roman"/>
          <w:sz w:val="24"/>
          <w:szCs w:val="24"/>
        </w:rPr>
        <w:t xml:space="preserve">task (/ </w:t>
      </w:r>
      <w:r w:rsidR="006A7B1F" w:rsidRPr="00304D94">
        <w:rPr>
          <w:rFonts w:ascii="Times New Roman" w:hAnsi="Times New Roman" w:cs="Times New Roman"/>
          <w:sz w:val="24"/>
          <w:szCs w:val="24"/>
        </w:rPr>
        <w:t xml:space="preserve">Mismatch OUT </w:t>
      </w:r>
      <w:r w:rsidR="006A7B1F" w:rsidRPr="00304D94">
        <w:rPr>
          <w:rFonts w:ascii="Times New Roman" w:eastAsia="Yu Mincho" w:hAnsi="Times New Roman" w:cs="Times New Roman"/>
          <w:sz w:val="24"/>
          <w:szCs w:val="24"/>
        </w:rPr>
        <w:t>task</w:t>
      </w:r>
      <w:r w:rsidR="001E4400">
        <w:rPr>
          <w:rFonts w:ascii="Times New Roman" w:eastAsia="Yu Mincho" w:hAnsi="Times New Roman" w:cs="Times New Roman"/>
          <w:sz w:val="24"/>
          <w:szCs w:val="24"/>
        </w:rPr>
        <w:t>)</w:t>
      </w:r>
      <w:r w:rsidR="00BC7CBA">
        <w:rPr>
          <w:rFonts w:ascii="Times New Roman" w:hAnsi="Times New Roman" w:cs="Times New Roman"/>
          <w:sz w:val="24"/>
          <w:szCs w:val="24"/>
        </w:rPr>
        <w:t xml:space="preserve"> (</w:t>
      </w:r>
      <w:r w:rsidR="00BC7CBA" w:rsidRPr="00F33768">
        <w:rPr>
          <w:rFonts w:ascii="Times New Roman" w:hAnsi="Times New Roman" w:cs="Times New Roman"/>
          <w:i/>
          <w:iCs/>
          <w:sz w:val="24"/>
          <w:szCs w:val="24"/>
        </w:rPr>
        <w:t>Pink</w:t>
      </w:r>
      <w:r w:rsidR="002C44E7">
        <w:rPr>
          <w:rFonts w:ascii="Times New Roman" w:hAnsi="Times New Roman" w:cs="Times New Roman"/>
          <w:sz w:val="24"/>
          <w:szCs w:val="24"/>
        </w:rPr>
        <w:t xml:space="preserve">; </w:t>
      </w:r>
      <w:r w:rsidR="002C44E7" w:rsidRPr="00F33768">
        <w:rPr>
          <w:rFonts w:ascii="Times New Roman" w:hAnsi="Times New Roman" w:cs="Times New Roman"/>
          <w:i/>
          <w:iCs/>
          <w:sz w:val="24"/>
          <w:szCs w:val="24"/>
        </w:rPr>
        <w:t>A</w:t>
      </w:r>
      <w:r w:rsidR="002C44E7">
        <w:rPr>
          <w:rFonts w:ascii="Times New Roman" w:hAnsi="Times New Roman" w:cs="Times New Roman"/>
          <w:sz w:val="24"/>
          <w:szCs w:val="24"/>
        </w:rPr>
        <w:t>–</w:t>
      </w:r>
      <w:r w:rsidR="002C44E7" w:rsidRPr="00F33768">
        <w:rPr>
          <w:rFonts w:ascii="Times New Roman" w:hAnsi="Times New Roman" w:cs="Times New Roman"/>
          <w:i/>
          <w:iCs/>
          <w:sz w:val="24"/>
          <w:szCs w:val="24"/>
        </w:rPr>
        <w:t>D</w:t>
      </w:r>
      <w:r w:rsidR="00BC7CBA">
        <w:rPr>
          <w:rFonts w:ascii="Times New Roman" w:hAnsi="Times New Roman" w:cs="Times New Roman"/>
          <w:sz w:val="24"/>
          <w:szCs w:val="24"/>
        </w:rPr>
        <w:t>)</w:t>
      </w:r>
      <w:r w:rsidR="006A7B1F" w:rsidRPr="00304D94">
        <w:rPr>
          <w:rFonts w:ascii="Times New Roman" w:hAnsi="Times New Roman" w:cs="Times New Roman"/>
          <w:sz w:val="24"/>
          <w:szCs w:val="24"/>
        </w:rPr>
        <w:t>.</w:t>
      </w:r>
      <w:r w:rsidR="006A7B1F" w:rsidRPr="00304D94">
        <w:rPr>
          <w:rFonts w:ascii="Times New Roman" w:hAnsi="Times New Roman" w:cs="Times New Roman" w:hint="eastAsia"/>
          <w:sz w:val="24"/>
          <w:szCs w:val="24"/>
        </w:rPr>
        <w:t xml:space="preserve"> </w:t>
      </w:r>
      <w:r w:rsidR="006A7B1F" w:rsidRPr="00304D94">
        <w:rPr>
          <w:rFonts w:ascii="Times New Roman" w:eastAsia="Yu Mincho" w:hAnsi="Times New Roman" w:cs="Times New Roman"/>
          <w:sz w:val="24"/>
          <w:szCs w:val="24"/>
        </w:rPr>
        <w:t>Additionally</w:t>
      </w:r>
      <w:r w:rsidR="001E3F10" w:rsidRPr="00304D94">
        <w:rPr>
          <w:rFonts w:ascii="Times New Roman" w:hAnsi="Times New Roman" w:cs="Times New Roman"/>
          <w:sz w:val="24"/>
          <w:szCs w:val="24"/>
        </w:rPr>
        <w:t xml:space="preserve">, note the biphasic distribution of the cosine similarity between </w:t>
      </w:r>
      <w:r w:rsidR="00AE2758">
        <w:rPr>
          <w:rFonts w:ascii="Times New Roman" w:hAnsi="Times New Roman" w:cs="Times New Roman"/>
          <w:sz w:val="24"/>
          <w:szCs w:val="24"/>
        </w:rPr>
        <w:t>baseline (</w:t>
      </w:r>
      <w:r w:rsidR="00AE2758">
        <w:rPr>
          <w:rFonts w:ascii="Times New Roman" w:hAnsi="Times New Roman" w:cs="Times New Roman"/>
          <w:color w:val="000000" w:themeColor="text1"/>
          <w:sz w:val="24"/>
          <w:szCs w:val="24"/>
        </w:rPr>
        <w:t>r</w:t>
      </w:r>
      <w:r w:rsidR="00AE2758" w:rsidRPr="00304D94">
        <w:rPr>
          <w:rFonts w:ascii="Times New Roman" w:hAnsi="Times New Roman" w:cs="Times New Roman"/>
          <w:color w:val="000000" w:themeColor="text1"/>
          <w:sz w:val="24"/>
          <w:szCs w:val="24"/>
        </w:rPr>
        <w:t>SWR</w:t>
      </w:r>
      <w:r w:rsidR="00AE2758">
        <w:rPr>
          <w:rFonts w:ascii="Times New Roman" w:hAnsi="Times New Roman" w:cs="Times New Roman"/>
          <w:sz w:val="24"/>
          <w:szCs w:val="24"/>
          <w:vertAlign w:val="superscript"/>
        </w:rPr>
        <w:t>−</w:t>
      </w:r>
      <w:r w:rsidR="00AE2758">
        <w:rPr>
          <w:rFonts w:ascii="Times New Roman" w:hAnsi="Times New Roman" w:cs="Times New Roman"/>
          <w:sz w:val="24"/>
          <w:szCs w:val="24"/>
        </w:rPr>
        <w:t xml:space="preserve">) </w:t>
      </w:r>
      <w:r w:rsidR="000211B3">
        <w:rPr>
          <w:rFonts w:ascii="Times New Roman" w:hAnsi="Times New Roman" w:cs="Times New Roman"/>
          <w:sz w:val="24"/>
          <w:szCs w:val="24"/>
        </w:rPr>
        <w:t xml:space="preserve">and </w:t>
      </w:r>
      <w:r w:rsidR="001E3F10" w:rsidRPr="00304D94">
        <w:rPr>
          <w:rFonts w:ascii="Times New Roman" w:hAnsi="Times New Roman" w:cs="Times New Roman"/>
          <w:sz w:val="24"/>
          <w:szCs w:val="24"/>
        </w:rPr>
        <w:t xml:space="preserve">gEgR </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Red</w:t>
      </w:r>
      <w:r w:rsidR="002C44E7">
        <w:rPr>
          <w:rFonts w:ascii="Times New Roman" w:eastAsia="Yu Mincho" w:hAnsi="Times New Roman" w:cs="Times New Roman"/>
          <w:sz w:val="24"/>
          <w:szCs w:val="24"/>
        </w:rPr>
        <w:t xml:space="preserve">; </w:t>
      </w:r>
      <w:r w:rsidR="002C44E7" w:rsidRPr="00F33768">
        <w:rPr>
          <w:rFonts w:ascii="Times New Roman" w:eastAsia="Yu Mincho" w:hAnsi="Times New Roman" w:cs="Times New Roman"/>
          <w:i/>
          <w:iCs/>
          <w:sz w:val="24"/>
          <w:szCs w:val="24"/>
        </w:rPr>
        <w:t>C</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D</w:t>
      </w:r>
      <w:r w:rsidR="002C44E7">
        <w:rPr>
          <w:rFonts w:ascii="Times New Roman" w:eastAsia="Yu Mincho" w:hAnsi="Times New Roman" w:cs="Times New Roman"/>
          <w:sz w:val="24"/>
          <w:szCs w:val="24"/>
        </w:rPr>
        <w:t>), which were shifted to the retrieval state during SWR periods (</w:t>
      </w:r>
      <w:r w:rsidR="002C44E7" w:rsidRPr="00EC4DE5">
        <w:rPr>
          <w:rFonts w:ascii="Times New Roman" w:eastAsia="Yu Mincho" w:hAnsi="Times New Roman" w:cs="Times New Roman"/>
          <w:i/>
          <w:iCs/>
          <w:sz w:val="24"/>
          <w:szCs w:val="24"/>
        </w:rPr>
        <w:t>Red</w:t>
      </w:r>
      <w:r w:rsidR="002C44E7">
        <w:rPr>
          <w:rFonts w:ascii="Times New Roman" w:eastAsia="Yu Mincho" w:hAnsi="Times New Roman" w:cs="Times New Roman"/>
          <w:sz w:val="24"/>
          <w:szCs w:val="24"/>
        </w:rPr>
        <w:t xml:space="preserve">; </w:t>
      </w:r>
      <w:r w:rsidR="002C44E7" w:rsidRPr="00F33768">
        <w:rPr>
          <w:rFonts w:ascii="Times New Roman" w:eastAsia="Yu Mincho" w:hAnsi="Times New Roman" w:cs="Times New Roman"/>
          <w:i/>
          <w:iCs/>
          <w:sz w:val="24"/>
          <w:szCs w:val="24"/>
        </w:rPr>
        <w:t>E</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F</w:t>
      </w:r>
      <w:r w:rsidR="002C44E7">
        <w:rPr>
          <w:rFonts w:ascii="Times New Roman" w:eastAsia="Yu Mincho" w:hAnsi="Times New Roman" w:cs="Times New Roman"/>
          <w:sz w:val="24"/>
          <w:szCs w:val="24"/>
        </w:rPr>
        <w:t>).</w:t>
      </w:r>
    </w:p>
    <w:p w14:paraId="075239D3" w14:textId="0EFA3ED0" w:rsidR="0091477E" w:rsidRPr="00304D94" w:rsidRDefault="0091477E" w:rsidP="00A77519">
      <w:pPr>
        <w:pStyle w:val="Heading1"/>
        <w:rPr>
          <w:rFonts w:ascii="Times New Roman" w:hAnsi="Times New Roman" w:cs="Times New Roman"/>
          <w:color w:val="BFBFBF" w:themeColor="background1" w:themeShade="BF"/>
        </w:rPr>
      </w:pPr>
    </w:p>
    <w:sectPr w:rsidR="0091477E" w:rsidRPr="00304D94" w:rsidSect="000442AE">
      <w:headerReference w:type="default" r:id="rId63"/>
      <w:footerReference w:type="default" r:id="rId64"/>
      <w:pgSz w:w="12240" w:h="15840" w:code="1"/>
      <w:pgMar w:top="1440" w:right="1440" w:bottom="1440" w:left="1440" w:header="720" w:footer="720" w:gutter="0"/>
      <w:lnNumType w:countBy="1" w:restart="continuous"/>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3001B" w14:textId="77777777" w:rsidR="000236A5" w:rsidRPr="00304D94" w:rsidRDefault="000236A5">
      <w:r w:rsidRPr="00304D94">
        <w:separator/>
      </w:r>
    </w:p>
  </w:endnote>
  <w:endnote w:type="continuationSeparator" w:id="0">
    <w:p w14:paraId="781C9F9C" w14:textId="77777777" w:rsidR="000236A5" w:rsidRPr="00304D94" w:rsidRDefault="000236A5">
      <w:r w:rsidRPr="00304D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92028"/>
      <w:docPartObj>
        <w:docPartGallery w:val="Page Numbers (Bottom of Page)"/>
        <w:docPartUnique/>
      </w:docPartObj>
    </w:sdtPr>
    <w:sdtEndPr>
      <w:rPr>
        <w:noProof/>
      </w:rPr>
    </w:sdtEndPr>
    <w:sdtContent>
      <w:p w14:paraId="4D8787C3" w14:textId="78ED0423" w:rsidR="00C929E2" w:rsidRPr="00304D94" w:rsidRDefault="00000000">
        <w:pPr>
          <w:pStyle w:val="Footer"/>
          <w:jc w:val="right"/>
        </w:pPr>
        <w:r w:rsidRPr="00304D94">
          <w:fldChar w:fldCharType="begin"/>
        </w:r>
        <w:r w:rsidRPr="00304D94">
          <w:instrText xml:space="preserve"> PAGE   \* MERGEFORMAT </w:instrText>
        </w:r>
        <w:r w:rsidRPr="00304D94">
          <w:fldChar w:fldCharType="separate"/>
        </w:r>
        <w:r w:rsidRPr="00304D94">
          <w:rPr>
            <w:noProof/>
          </w:rPr>
          <w:t>2</w:t>
        </w:r>
        <w:r w:rsidRPr="00304D94">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4A8D3" w14:textId="77777777" w:rsidR="000236A5" w:rsidRPr="00304D94" w:rsidRDefault="000236A5">
      <w:r w:rsidRPr="00304D94">
        <w:separator/>
      </w:r>
    </w:p>
  </w:footnote>
  <w:footnote w:type="continuationSeparator" w:id="0">
    <w:p w14:paraId="6FE6727F" w14:textId="77777777" w:rsidR="000236A5" w:rsidRPr="00304D94" w:rsidRDefault="000236A5">
      <w:r w:rsidRPr="00304D94">
        <w:continuationSeparator/>
      </w:r>
    </w:p>
  </w:footnote>
  <w:footnote w:id="1">
    <w:p w14:paraId="3FAECC7E" w14:textId="77777777" w:rsidR="00B93B08" w:rsidRDefault="00B93B08" w:rsidP="00B93B08">
      <w:pPr>
        <w:pStyle w:val="FootnoteText"/>
        <w:rPr>
          <w:ins w:id="15" w:author="裕亮 渡邉" w:date="2023-08-31T19:08:00Z"/>
        </w:rPr>
      </w:pPr>
      <w:ins w:id="16" w:author="裕亮 渡邉" w:date="2023-08-31T19:08:00Z">
        <w:r>
          <w:rPr>
            <w:rStyle w:val="FootnoteReference"/>
          </w:rPr>
          <w:footnoteRef/>
        </w:r>
        <w:r>
          <w:t xml:space="preserve"> </w:t>
        </w:r>
        <w:r w:rsidRPr="00D22B59">
          <w:rPr>
            <w:rFonts w:ascii="Times New Roman" w:hAnsi="Times New Roman" w:cs="Times New Roman"/>
            <w:sz w:val="24"/>
            <w:szCs w:val="24"/>
          </w:rPr>
          <w:t>Hippocampus: Distance = 1.11</w:t>
        </w:r>
        <w:r>
          <w:rPr>
            <w:rFonts w:ascii="Times New Roman" w:hAnsi="Times New Roman" w:cs="Times New Roman"/>
            <w:sz w:val="24"/>
            <w:szCs w:val="24"/>
          </w:rPr>
          <w:t xml:space="preserve"> [1.01]</w:t>
        </w:r>
        <w:r w:rsidRPr="00D22B59">
          <w:rPr>
            <w:rFonts w:ascii="Times New Roman" w:hAnsi="Times New Roman" w:cs="Times New Roman"/>
            <w:sz w:val="24"/>
            <w:szCs w:val="24"/>
          </w:rPr>
          <w:t xml:space="preserve">, median [IQR], </w:t>
        </w:r>
        <w:r w:rsidRPr="0022665D">
          <w:rPr>
            <w:rFonts w:ascii="Times New Roman" w:hAnsi="Times New Roman" w:cs="Times New Roman"/>
            <w:i/>
            <w:iCs/>
            <w:sz w:val="24"/>
            <w:szCs w:val="24"/>
          </w:rPr>
          <w:t>n</w:t>
        </w:r>
        <w:r w:rsidRPr="00D22B59">
          <w:rPr>
            <w:rFonts w:ascii="Times New Roman" w:hAnsi="Times New Roman" w:cs="Times New Roman"/>
            <w:sz w:val="24"/>
            <w:szCs w:val="24"/>
          </w:rPr>
          <w:t xml:space="preserve"> = 195,681 timepoints; EC: Distance = 0.94</w:t>
        </w:r>
        <w:r>
          <w:rPr>
            <w:rFonts w:ascii="Times New Roman" w:hAnsi="Times New Roman" w:cs="Times New Roman"/>
            <w:sz w:val="24"/>
            <w:szCs w:val="24"/>
          </w:rPr>
          <w:t xml:space="preserve"> [1.10]</w:t>
        </w:r>
        <w:r w:rsidRPr="00D22B59">
          <w:rPr>
            <w:rFonts w:ascii="Times New Roman" w:hAnsi="Times New Roman" w:cs="Times New Roman"/>
            <w:sz w:val="24"/>
            <w:szCs w:val="24"/>
          </w:rPr>
          <w:t xml:space="preserve">, median [IQR], </w:t>
        </w:r>
        <w:r w:rsidRPr="0022665D">
          <w:rPr>
            <w:rFonts w:ascii="Times New Roman" w:hAnsi="Times New Roman" w:cs="Times New Roman"/>
            <w:i/>
            <w:iCs/>
            <w:sz w:val="24"/>
            <w:szCs w:val="24"/>
          </w:rPr>
          <w:t>n</w:t>
        </w:r>
        <w:r w:rsidRPr="00D22B59">
          <w:rPr>
            <w:rFonts w:ascii="Times New Roman" w:hAnsi="Times New Roman" w:cs="Times New Roman"/>
            <w:sz w:val="24"/>
            <w:szCs w:val="24"/>
          </w:rPr>
          <w:t xml:space="preserve"> = 133,761 timepoints; Amygdala: Distance = 0.78</w:t>
        </w:r>
        <w:r>
          <w:rPr>
            <w:rFonts w:ascii="Times New Roman" w:hAnsi="Times New Roman" w:cs="Times New Roman"/>
            <w:sz w:val="24"/>
            <w:szCs w:val="24"/>
          </w:rPr>
          <w:t xml:space="preserve"> [0.88]</w:t>
        </w:r>
        <w:r w:rsidRPr="00D22B59">
          <w:rPr>
            <w:rFonts w:ascii="Times New Roman" w:hAnsi="Times New Roman" w:cs="Times New Roman"/>
            <w:sz w:val="24"/>
            <w:szCs w:val="24"/>
          </w:rPr>
          <w:t xml:space="preserve">, median [IQR], </w:t>
        </w:r>
        <w:r w:rsidRPr="0022665D">
          <w:rPr>
            <w:rFonts w:ascii="Times New Roman" w:hAnsi="Times New Roman" w:cs="Times New Roman"/>
            <w:i/>
            <w:iCs/>
            <w:sz w:val="24"/>
            <w:szCs w:val="24"/>
          </w:rPr>
          <w:t>n</w:t>
        </w:r>
        <w:r w:rsidRPr="00D22B59">
          <w:rPr>
            <w:rFonts w:ascii="Times New Roman" w:hAnsi="Times New Roman" w:cs="Times New Roman"/>
            <w:sz w:val="24"/>
            <w:szCs w:val="24"/>
          </w:rPr>
          <w:t xml:space="preserve"> = 165,281 timepoints (refer to Figure C &amp; D).</w:t>
        </w:r>
        <w:r>
          <w:rPr>
            <w:rFonts w:ascii="Times New Roman" w:hAnsi="Times New Roman" w:cs="Times New Roman"/>
            <w:sz w:val="24"/>
            <w:szCs w:val="24"/>
          </w:rPr>
          <w:br/>
        </w:r>
      </w:ins>
    </w:p>
  </w:footnote>
  <w:footnote w:id="2">
    <w:p w14:paraId="5D41312F" w14:textId="78577C4F" w:rsidR="00B93B08" w:rsidRDefault="00B93B08">
      <w:pPr>
        <w:pStyle w:val="FootnoteText"/>
      </w:pPr>
      <w:ins w:id="22" w:author="裕亮 渡邉" w:date="2023-08-31T19:08:00Z">
        <w:r>
          <w:rPr>
            <w:rStyle w:val="FootnoteReference"/>
          </w:rPr>
          <w:footnoteRef/>
        </w:r>
        <w:r>
          <w:t xml:space="preserve"> </w:t>
        </w:r>
        <w:r w:rsidRPr="00D22B59">
          <w:rPr>
            <w:rFonts w:ascii="Times New Roman" w:hAnsi="Times New Roman" w:cs="Times New Roman"/>
            <w:sz w:val="24"/>
            <w:szCs w:val="24"/>
          </w:rPr>
          <w:t>Hippocampus: Distance = 0.60</w:t>
        </w:r>
        <w:r>
          <w:rPr>
            <w:rFonts w:ascii="Times New Roman" w:hAnsi="Times New Roman" w:cs="Times New Roman"/>
            <w:sz w:val="24"/>
            <w:szCs w:val="24"/>
          </w:rPr>
          <w:t xml:space="preserve"> [0.70]</w:t>
        </w:r>
        <w:r w:rsidRPr="00D22B59">
          <w:rPr>
            <w:rFonts w:ascii="Times New Roman" w:hAnsi="Times New Roman" w:cs="Times New Roman"/>
            <w:sz w:val="24"/>
            <w:szCs w:val="24"/>
          </w:rPr>
          <w:t xml:space="preserve">, median [IQR], </w:t>
        </w:r>
        <w:r w:rsidRPr="0022665D">
          <w:rPr>
            <w:rFonts w:ascii="Times New Roman" w:hAnsi="Times New Roman" w:cs="Times New Roman"/>
            <w:i/>
            <w:iCs/>
            <w:sz w:val="24"/>
            <w:szCs w:val="24"/>
          </w:rPr>
          <w:t>n</w:t>
        </w:r>
        <w:r w:rsidRPr="00D22B59">
          <w:rPr>
            <w:rFonts w:ascii="Times New Roman" w:hAnsi="Times New Roman" w:cs="Times New Roman"/>
            <w:sz w:val="24"/>
            <w:szCs w:val="24"/>
          </w:rPr>
          <w:t xml:space="preserve"> = 8,772 combinations; EC: Distance = 0.28</w:t>
        </w:r>
        <w:r>
          <w:rPr>
            <w:rFonts w:ascii="Times New Roman" w:hAnsi="Times New Roman" w:cs="Times New Roman"/>
            <w:sz w:val="24"/>
            <w:szCs w:val="24"/>
          </w:rPr>
          <w:t xml:space="preserve"> [0.52]</w:t>
        </w:r>
        <w:r w:rsidRPr="00D22B59">
          <w:rPr>
            <w:rFonts w:ascii="Times New Roman" w:hAnsi="Times New Roman" w:cs="Times New Roman"/>
            <w:sz w:val="24"/>
            <w:szCs w:val="24"/>
          </w:rPr>
          <w:t xml:space="preserve">, median [IQR], </w:t>
        </w:r>
        <w:r w:rsidRPr="0022665D">
          <w:rPr>
            <w:rFonts w:ascii="Times New Roman" w:hAnsi="Times New Roman" w:cs="Times New Roman"/>
            <w:i/>
            <w:iCs/>
            <w:sz w:val="24"/>
            <w:szCs w:val="24"/>
          </w:rPr>
          <w:t>n</w:t>
        </w:r>
        <w:r w:rsidRPr="00D22B59">
          <w:rPr>
            <w:rFonts w:ascii="Times New Roman" w:hAnsi="Times New Roman" w:cs="Times New Roman"/>
            <w:sz w:val="24"/>
            <w:szCs w:val="24"/>
          </w:rPr>
          <w:t xml:space="preserve"> = 5,017 combinations (</w:t>
        </w:r>
        <w:r w:rsidRPr="0022665D">
          <w:rPr>
            <w:rFonts w:ascii="Times New Roman" w:hAnsi="Times New Roman" w:cs="Times New Roman"/>
            <w:i/>
            <w:iCs/>
            <w:sz w:val="24"/>
            <w:szCs w:val="24"/>
          </w:rPr>
          <w:t>p</w:t>
        </w:r>
        <w:r w:rsidRPr="00D22B59">
          <w:rPr>
            <w:rFonts w:ascii="Times New Roman" w:hAnsi="Times New Roman" w:cs="Times New Roman"/>
            <w:sz w:val="24"/>
            <w:szCs w:val="24"/>
          </w:rPr>
          <w:t xml:space="preserve"> &lt; 0.01; Brunner–Munzel test); Amygdala: Distance = 0.24</w:t>
        </w:r>
        <w:r>
          <w:rPr>
            <w:rFonts w:ascii="Times New Roman" w:hAnsi="Times New Roman" w:cs="Times New Roman"/>
            <w:sz w:val="24"/>
            <w:szCs w:val="24"/>
          </w:rPr>
          <w:t xml:space="preserve"> [0.42]</w:t>
        </w:r>
        <w:r w:rsidRPr="00D22B59">
          <w:rPr>
            <w:rFonts w:ascii="Times New Roman" w:hAnsi="Times New Roman" w:cs="Times New Roman"/>
            <w:sz w:val="24"/>
            <w:szCs w:val="24"/>
          </w:rPr>
          <w:t xml:space="preserve">, median [IQR], </w:t>
        </w:r>
        <w:r w:rsidRPr="0022665D">
          <w:rPr>
            <w:rFonts w:ascii="Times New Roman" w:hAnsi="Times New Roman" w:cs="Times New Roman"/>
            <w:i/>
            <w:iCs/>
            <w:sz w:val="24"/>
            <w:szCs w:val="24"/>
          </w:rPr>
          <w:t>n</w:t>
        </w:r>
        <w:r w:rsidRPr="00D22B59">
          <w:rPr>
            <w:rFonts w:ascii="Times New Roman" w:hAnsi="Times New Roman" w:cs="Times New Roman"/>
            <w:sz w:val="24"/>
            <w:szCs w:val="24"/>
          </w:rPr>
          <w:t xml:space="preserve"> = 7,466 combinations (</w:t>
        </w:r>
        <w:r w:rsidRPr="00F727D1">
          <w:rPr>
            <w:rFonts w:ascii="Times New Roman" w:hAnsi="Times New Roman" w:cs="Times New Roman"/>
            <w:i/>
            <w:iCs/>
            <w:sz w:val="24"/>
            <w:szCs w:val="24"/>
            <w:rPrChange w:id="23" w:author="裕亮 渡邉" w:date="2023-09-03T13:15:00Z">
              <w:rPr>
                <w:rFonts w:ascii="Times New Roman" w:hAnsi="Times New Roman" w:cs="Times New Roman"/>
                <w:sz w:val="24"/>
                <w:szCs w:val="24"/>
              </w:rPr>
            </w:rPrChange>
          </w:rPr>
          <w:t>p</w:t>
        </w:r>
        <w:r w:rsidRPr="00D22B59">
          <w:rPr>
            <w:rFonts w:ascii="Times New Roman" w:hAnsi="Times New Roman" w:cs="Times New Roman"/>
            <w:sz w:val="24"/>
            <w:szCs w:val="24"/>
          </w:rPr>
          <w:t xml:space="preserve"> &lt; 0.01; Brunner–Munzel test).</w:t>
        </w:r>
      </w:ins>
    </w:p>
  </w:footnote>
  <w:footnote w:id="3">
    <w:p w14:paraId="685E7F76" w14:textId="2ACCB06B" w:rsidR="00B93B08" w:rsidRDefault="00B93B08">
      <w:pPr>
        <w:pStyle w:val="FootnoteText"/>
      </w:pPr>
      <w:ins w:id="34" w:author="裕亮 渡邉" w:date="2023-08-31T19:12:00Z">
        <w:r>
          <w:rPr>
            <w:rStyle w:val="FootnoteReference"/>
          </w:rPr>
          <w:footnoteRef/>
        </w:r>
        <w:r>
          <w:t xml:space="preserve"> </w:t>
        </w:r>
        <w:r w:rsidRPr="00B93B08">
          <w:t xml:space="preserve">Correct rate: set size four (0.99 ± 0.11, mean ± SD; </w:t>
        </w:r>
        <w:r w:rsidRPr="00F55D8B">
          <w:rPr>
            <w:i/>
            <w:iCs/>
            <w:rPrChange w:id="35" w:author="裕亮 渡邉" w:date="2023-08-31T19:14:00Z">
              <w:rPr/>
            </w:rPrChange>
          </w:rPr>
          <w:t>n</w:t>
        </w:r>
        <w:r w:rsidRPr="00B93B08">
          <w:t xml:space="preserve"> = 333 trials) vs. set size six (0.93 ± 0.26; </w:t>
        </w:r>
        <w:r w:rsidRPr="00F55D8B">
          <w:rPr>
            <w:i/>
            <w:iCs/>
            <w:rPrChange w:id="36" w:author="裕亮 渡邉" w:date="2023-08-31T19:14:00Z">
              <w:rPr/>
            </w:rPrChange>
          </w:rPr>
          <w:t>n</w:t>
        </w:r>
        <w:r w:rsidRPr="00B93B08">
          <w:t xml:space="preserve"> = 278 trials; </w:t>
        </w:r>
        <w:r w:rsidRPr="00F55D8B">
          <w:rPr>
            <w:i/>
            <w:iCs/>
            <w:rPrChange w:id="37" w:author="裕亮 渡邉" w:date="2023-08-31T19:14:00Z">
              <w:rPr/>
            </w:rPrChange>
          </w:rPr>
          <w:t>p</w:t>
        </w:r>
        <w:r w:rsidRPr="00B93B08">
          <w:t xml:space="preserve"> &lt; 0.001, Brunner–Munzel test with Bonferroni correction) and set size eight (0.87 ± 0.34; </w:t>
        </w:r>
        <w:r w:rsidRPr="00F55D8B">
          <w:rPr>
            <w:i/>
            <w:iCs/>
            <w:rPrChange w:id="38" w:author="裕亮 渡邉" w:date="2023-08-31T19:14:00Z">
              <w:rPr/>
            </w:rPrChange>
          </w:rPr>
          <w:t>n</w:t>
        </w:r>
        <w:r w:rsidRPr="00B93B08">
          <w:t xml:space="preserve"> = 275 trials; </w:t>
        </w:r>
        <w:r w:rsidRPr="00F55D8B">
          <w:rPr>
            <w:i/>
            <w:iCs/>
            <w:rPrChange w:id="39" w:author="裕亮 渡邉" w:date="2023-08-31T19:14:00Z">
              <w:rPr/>
            </w:rPrChange>
          </w:rPr>
          <w:t>p</w:t>
        </w:r>
        <w:r w:rsidRPr="00B93B08">
          <w:t xml:space="preserve"> &lt; 0.05; Brunner–Munzel test with Bonferroni correction). Overall, </w:t>
        </w:r>
        <w:r w:rsidRPr="00F55D8B">
          <w:rPr>
            <w:i/>
            <w:iCs/>
            <w:rPrChange w:id="40" w:author="裕亮 渡邉" w:date="2023-08-31T19:14:00Z">
              <w:rPr/>
            </w:rPrChange>
          </w:rPr>
          <w:t>p</w:t>
        </w:r>
        <w:r w:rsidRPr="00B93B08">
          <w:t xml:space="preserve"> &lt; 0.001 for the Kruskal–Wallis test; correlation coefficient = − 0.20, </w:t>
        </w:r>
        <w:r w:rsidRPr="00F55D8B">
          <w:rPr>
            <w:i/>
            <w:iCs/>
            <w:rPrChange w:id="41" w:author="裕亮 渡邉" w:date="2023-08-31T19:14:00Z">
              <w:rPr/>
            </w:rPrChange>
          </w:rPr>
          <w:t>p</w:t>
        </w:r>
        <w:r w:rsidRPr="00B93B08">
          <w:t xml:space="preserve"> &lt; 0.001.</w:t>
        </w:r>
      </w:ins>
    </w:p>
  </w:footnote>
  <w:footnote w:id="4">
    <w:p w14:paraId="530A5B30" w14:textId="5F6B9B39" w:rsidR="00F55D8B" w:rsidRDefault="00F55D8B">
      <w:pPr>
        <w:pStyle w:val="FootnoteText"/>
      </w:pPr>
      <w:ins w:id="42" w:author="裕亮 渡邉" w:date="2023-08-31T19:12:00Z">
        <w:r>
          <w:rPr>
            <w:rStyle w:val="FootnoteReference"/>
          </w:rPr>
          <w:footnoteRef/>
        </w:r>
        <w:r>
          <w:t xml:space="preserve"> </w:t>
        </w:r>
      </w:ins>
      <w:ins w:id="43" w:author="裕亮 渡邉" w:date="2023-08-31T19:13:00Z">
        <w:r w:rsidRPr="00F55D8B">
          <w:t xml:space="preserve">Response time: set size four (1.26 ± 0.45 s; </w:t>
        </w:r>
        <w:r w:rsidRPr="00F55D8B">
          <w:rPr>
            <w:i/>
            <w:iCs/>
            <w:rPrChange w:id="44" w:author="裕亮 渡邉" w:date="2023-08-31T19:14:00Z">
              <w:rPr/>
            </w:rPrChange>
          </w:rPr>
          <w:t>n</w:t>
        </w:r>
        <w:r w:rsidRPr="00F55D8B">
          <w:t xml:space="preserve"> = 333 trials) vs. set size six (1.53 ± 0.91 s; </w:t>
        </w:r>
        <w:r w:rsidRPr="00F55D8B">
          <w:rPr>
            <w:i/>
            <w:iCs/>
            <w:rPrChange w:id="45" w:author="裕亮 渡邉" w:date="2023-08-31T19:14:00Z">
              <w:rPr/>
            </w:rPrChange>
          </w:rPr>
          <w:t>n</w:t>
        </w:r>
        <w:r w:rsidRPr="00F55D8B">
          <w:t xml:space="preserve"> = 278 trials) and set size eight (1.66 ± 0.80 s; </w:t>
        </w:r>
        <w:r w:rsidRPr="00F55D8B">
          <w:rPr>
            <w:i/>
            <w:iCs/>
            <w:rPrChange w:id="46" w:author="裕亮 渡邉" w:date="2023-08-31T19:14:00Z">
              <w:rPr/>
            </w:rPrChange>
          </w:rPr>
          <w:t>n</w:t>
        </w:r>
        <w:r w:rsidRPr="00F55D8B">
          <w:t xml:space="preserve"> = 275 trials). All comparisons </w:t>
        </w:r>
        <w:r w:rsidRPr="00757AE1">
          <w:rPr>
            <w:i/>
            <w:iCs/>
            <w:rPrChange w:id="47" w:author="裕亮 渡邉" w:date="2023-09-03T13:16:00Z">
              <w:rPr/>
            </w:rPrChange>
          </w:rPr>
          <w:t>p</w:t>
        </w:r>
        <w:r w:rsidRPr="00F55D8B">
          <w:t xml:space="preserve"> &lt; 0.001, Brunner–Munzel test with Bonferroni correction; </w:t>
        </w:r>
        <w:r w:rsidRPr="00F55D8B">
          <w:rPr>
            <w:i/>
            <w:iCs/>
            <w:rPrChange w:id="48" w:author="裕亮 渡邉" w:date="2023-08-31T19:14:00Z">
              <w:rPr/>
            </w:rPrChange>
          </w:rPr>
          <w:t>p</w:t>
        </w:r>
        <w:r w:rsidRPr="00F55D8B">
          <w:t xml:space="preserve"> &lt; 0.001 for the Kruskal–Wallis test; correlation coefficient = 0.22, </w:t>
        </w:r>
        <w:r w:rsidRPr="00F55D8B">
          <w:rPr>
            <w:i/>
            <w:iCs/>
            <w:rPrChange w:id="49" w:author="裕亮 渡邉" w:date="2023-08-31T19:14:00Z">
              <w:rPr/>
            </w:rPrChange>
          </w:rPr>
          <w:t>p</w:t>
        </w:r>
        <w:r w:rsidRPr="00F55D8B">
          <w:t xml:space="preserve"> &lt; 0.001.</w:t>
        </w:r>
      </w:ins>
    </w:p>
  </w:footnote>
  <w:footnote w:id="5">
    <w:p w14:paraId="21F0B359" w14:textId="66FFCD29" w:rsidR="00F55D8B" w:rsidRDefault="00F55D8B">
      <w:pPr>
        <w:pStyle w:val="FootnoteText"/>
      </w:pPr>
      <w:ins w:id="51" w:author="裕亮 渡邉" w:date="2023-08-31T19:13:00Z">
        <w:r>
          <w:rPr>
            <w:rStyle w:val="FootnoteReference"/>
          </w:rPr>
          <w:footnoteRef/>
        </w:r>
        <w:r>
          <w:t xml:space="preserve"> </w:t>
        </w:r>
        <w:r w:rsidRPr="00F55D8B">
          <w:t xml:space="preserve">Correlation between set size and log10(d(gE, gR)): correlation coefficient = 0.05, </w:t>
        </w:r>
        <w:r w:rsidRPr="00F55D8B">
          <w:rPr>
            <w:i/>
            <w:iCs/>
            <w:rPrChange w:id="52" w:author="裕亮 渡邉" w:date="2023-08-31T19:14:00Z">
              <w:rPr/>
            </w:rPrChange>
          </w:rPr>
          <w:t>p</w:t>
        </w:r>
        <w:r w:rsidRPr="00F55D8B">
          <w:t xml:space="preserve"> &lt; 0.001. Specific values: d(gE, gR) = 0.54 [0.70] for set size four trials, </w:t>
        </w:r>
        <w:r w:rsidRPr="00F55D8B">
          <w:rPr>
            <w:i/>
            <w:iCs/>
            <w:rPrChange w:id="53" w:author="裕亮 渡邉" w:date="2023-08-31T19:14:00Z">
              <w:rPr/>
            </w:rPrChange>
          </w:rPr>
          <w:t>n</w:t>
        </w:r>
        <w:r w:rsidRPr="00F55D8B">
          <w:t xml:space="preserve"> = 447; d(gE, gR) = 0.58 [0.66] for set size six trials, </w:t>
        </w:r>
        <w:r w:rsidRPr="00F55D8B">
          <w:rPr>
            <w:i/>
            <w:iCs/>
            <w:rPrChange w:id="54" w:author="裕亮 渡邉" w:date="2023-08-31T19:15:00Z">
              <w:rPr/>
            </w:rPrChange>
          </w:rPr>
          <w:t>n</w:t>
        </w:r>
        <w:r w:rsidRPr="00F55D8B">
          <w:t xml:space="preserve"> = 381; d(gE, gR) = 0.61 [0.63] for set size eight trials, </w:t>
        </w:r>
        <w:r w:rsidRPr="00F55D8B">
          <w:rPr>
            <w:i/>
            <w:iCs/>
            <w:rPrChange w:id="55" w:author="裕亮 渡邉" w:date="2023-08-31T19:15:00Z">
              <w:rPr/>
            </w:rPrChange>
          </w:rPr>
          <w:t>n</w:t>
        </w:r>
        <w:r w:rsidRPr="00F55D8B">
          <w:t xml:space="preserve"> = 395.</w:t>
        </w:r>
      </w:ins>
    </w:p>
  </w:footnote>
  <w:footnote w:id="6">
    <w:p w14:paraId="7D86DDBD" w14:textId="3E7301BF" w:rsidR="00252288" w:rsidRDefault="00252288">
      <w:pPr>
        <w:pStyle w:val="FootnoteText"/>
      </w:pPr>
      <w:ins w:id="69" w:author="裕亮 渡邉" w:date="2023-08-31T19:24:00Z">
        <w:r>
          <w:rPr>
            <w:rStyle w:val="FootnoteReference"/>
          </w:rPr>
          <w:footnoteRef/>
        </w:r>
        <w:r>
          <w:t xml:space="preserve"> </w:t>
        </w:r>
        <w:r w:rsidRPr="00252288">
          <w:t>For illustrative purposes, consider the AHL in session #1 of subject #1.</w:t>
        </w:r>
      </w:ins>
    </w:p>
  </w:footnote>
  <w:footnote w:id="7">
    <w:p w14:paraId="27B6414F" w14:textId="49C642C6" w:rsidR="00252288" w:rsidRDefault="00252288">
      <w:pPr>
        <w:pStyle w:val="FootnoteText"/>
      </w:pPr>
      <w:ins w:id="70" w:author="裕亮 渡邉" w:date="2023-08-31T19:24:00Z">
        <w:r>
          <w:rPr>
            <w:rStyle w:val="FootnoteReference"/>
          </w:rPr>
          <w:footnoteRef/>
        </w:r>
        <w:r>
          <w:t xml:space="preserve"> </w:t>
        </w:r>
      </w:ins>
      <w:ins w:id="71" w:author="裕亮 渡邉" w:date="2023-08-31T19:25:00Z">
        <w:r w:rsidRPr="00252288">
          <w:t>The identified regions were: AHL of subject #1, AHR of subject #3, PHL of subject #4, AHL of subject #6, and AHR of subject #9.</w:t>
        </w:r>
      </w:ins>
    </w:p>
  </w:footnote>
  <w:footnote w:id="8">
    <w:p w14:paraId="47848A6B" w14:textId="03C2781A" w:rsidR="00252288" w:rsidRDefault="00252288">
      <w:pPr>
        <w:pStyle w:val="FootnoteText"/>
      </w:pPr>
      <w:ins w:id="79" w:author="裕亮 渡邉" w:date="2023-08-31T19:25:00Z">
        <w:r>
          <w:rPr>
            <w:rStyle w:val="FootnoteReference"/>
          </w:rPr>
          <w:footnoteRef/>
        </w:r>
        <w:r>
          <w:t xml:space="preserve"> </w:t>
        </w:r>
        <w:r w:rsidRPr="00252288">
          <w:t xml:space="preserve">Definitions lead to equal counts for both categories: </w:t>
        </w:r>
      </w:ins>
      <w:ins w:id="80" w:author="裕亮 渡邉" w:date="2023-08-31T19:32:00Z">
        <w:r w:rsidR="00352A94" w:rsidRPr="00304D94">
          <w:rPr>
            <w:rFonts w:ascii="Times New Roman" w:hAnsi="Times New Roman" w:cs="Times New Roman"/>
            <w:sz w:val="24"/>
            <w:szCs w:val="24"/>
          </w:rPr>
          <w:t>SWR</w:t>
        </w:r>
        <w:r w:rsidR="00352A94">
          <w:rPr>
            <w:rFonts w:ascii="Times New Roman" w:hAnsi="Times New Roman" w:cs="Times New Roman"/>
            <w:sz w:val="24"/>
            <w:szCs w:val="24"/>
            <w:vertAlign w:val="superscript"/>
          </w:rPr>
          <w:t>+</w:t>
        </w:r>
      </w:ins>
      <w:ins w:id="81" w:author="裕亮 渡邉" w:date="2023-08-31T19:25:00Z">
        <w:r w:rsidRPr="00252288">
          <w:t xml:space="preserve"> (</w:t>
        </w:r>
        <w:r w:rsidRPr="00CC28F6">
          <w:rPr>
            <w:i/>
            <w:iCs/>
            <w:rPrChange w:id="82" w:author="裕亮 渡邉" w:date="2023-08-31T19:28:00Z">
              <w:rPr/>
            </w:rPrChange>
          </w:rPr>
          <w:t>n</w:t>
        </w:r>
        <w:r w:rsidRPr="00252288">
          <w:t xml:space="preserve"> = 1,170) and </w:t>
        </w:r>
      </w:ins>
      <w:ins w:id="83" w:author="裕亮 渡邉" w:date="2023-08-31T19:32:00Z">
        <w:r w:rsidR="00352A94" w:rsidRPr="00304D94">
          <w:rPr>
            <w:rFonts w:ascii="Times New Roman" w:hAnsi="Times New Roman" w:cs="Times New Roman"/>
            <w:sz w:val="24"/>
            <w:szCs w:val="24"/>
          </w:rPr>
          <w:t>SWR</w:t>
        </w:r>
        <w:r w:rsidR="00352A94" w:rsidRPr="00304D94">
          <w:rPr>
            <w:rFonts w:ascii="Times New Roman" w:hAnsi="Times New Roman" w:cs="Times New Roman"/>
            <w:sz w:val="24"/>
            <w:szCs w:val="24"/>
            <w:vertAlign w:val="superscript"/>
          </w:rPr>
          <w:t>−</w:t>
        </w:r>
      </w:ins>
      <w:ins w:id="84" w:author="裕亮 渡邉" w:date="2023-08-31T19:25:00Z">
        <w:r w:rsidRPr="00252288">
          <w:t xml:space="preserve"> (</w:t>
        </w:r>
        <w:r w:rsidRPr="00CC28F6">
          <w:rPr>
            <w:i/>
            <w:iCs/>
            <w:rPrChange w:id="85" w:author="裕亮 渡邉" w:date="2023-08-31T19:28:00Z">
              <w:rPr/>
            </w:rPrChange>
          </w:rPr>
          <w:t>n</w:t>
        </w:r>
        <w:r w:rsidRPr="00252288">
          <w:t xml:space="preserve"> = 1,170).</w:t>
        </w:r>
      </w:ins>
    </w:p>
  </w:footnote>
  <w:footnote w:id="9">
    <w:p w14:paraId="4CFDB00D" w14:textId="79A691C5" w:rsidR="00A53EDC" w:rsidRDefault="00A53EDC">
      <w:pPr>
        <w:pStyle w:val="FootnoteText"/>
      </w:pPr>
      <w:ins w:id="92" w:author="裕亮 渡邉" w:date="2023-08-31T19:25:00Z">
        <w:r>
          <w:rPr>
            <w:rStyle w:val="FootnoteReference"/>
          </w:rPr>
          <w:footnoteRef/>
        </w:r>
        <w:r>
          <w:t xml:space="preserve"> </w:t>
        </w:r>
      </w:ins>
      <w:ins w:id="93" w:author="裕亮 渡邉" w:date="2023-08-31T19:26:00Z">
        <w:r w:rsidR="002F3316" w:rsidRPr="002F3316">
          <w:t xml:space="preserve">Definitions lead to equal </w:t>
        </w:r>
        <w:r w:rsidR="002F3316">
          <w:t>duration</w:t>
        </w:r>
        <w:r w:rsidR="002F3316" w:rsidRPr="002F3316">
          <w:t xml:space="preserve"> for both categories: </w:t>
        </w:r>
      </w:ins>
      <w:ins w:id="94" w:author="裕亮 渡邉" w:date="2023-08-31T19:32:00Z">
        <w:r w:rsidR="00352A94" w:rsidRPr="00304D94">
          <w:rPr>
            <w:rFonts w:ascii="Times New Roman" w:hAnsi="Times New Roman" w:cs="Times New Roman"/>
            <w:sz w:val="24"/>
            <w:szCs w:val="24"/>
          </w:rPr>
          <w:t>SWR</w:t>
        </w:r>
        <w:r w:rsidR="00352A94">
          <w:rPr>
            <w:rFonts w:ascii="Times New Roman" w:hAnsi="Times New Roman" w:cs="Times New Roman"/>
            <w:sz w:val="24"/>
            <w:szCs w:val="24"/>
            <w:vertAlign w:val="superscript"/>
          </w:rPr>
          <w:t>+</w:t>
        </w:r>
      </w:ins>
      <w:ins w:id="95" w:author="裕亮 渡邉" w:date="2023-08-31T19:26:00Z">
        <w:r w:rsidR="002F3316" w:rsidRPr="002F3316">
          <w:t xml:space="preserve"> (</w:t>
        </w:r>
      </w:ins>
      <w:ins w:id="96" w:author="裕亮 渡邉" w:date="2023-08-31T19:27:00Z">
        <w:r w:rsidR="002F3316" w:rsidRPr="00A53EDC">
          <w:t>93.0 [65.4] ms</w:t>
        </w:r>
      </w:ins>
      <w:ins w:id="97" w:author="裕亮 渡邉" w:date="2023-08-31T19:26:00Z">
        <w:r w:rsidR="002F3316" w:rsidRPr="002F3316">
          <w:t xml:space="preserve">) and </w:t>
        </w:r>
      </w:ins>
      <w:ins w:id="98" w:author="裕亮 渡邉" w:date="2023-08-31T19:32:00Z">
        <w:r w:rsidR="00352A94" w:rsidRPr="00304D94">
          <w:rPr>
            <w:rFonts w:ascii="Times New Roman" w:hAnsi="Times New Roman" w:cs="Times New Roman"/>
            <w:sz w:val="24"/>
            <w:szCs w:val="24"/>
          </w:rPr>
          <w:t>SWR</w:t>
        </w:r>
        <w:r w:rsidR="00352A94" w:rsidRPr="00304D94">
          <w:rPr>
            <w:rFonts w:ascii="Times New Roman" w:hAnsi="Times New Roman" w:cs="Times New Roman"/>
            <w:sz w:val="24"/>
            <w:szCs w:val="24"/>
            <w:vertAlign w:val="superscript"/>
          </w:rPr>
          <w:t>−</w:t>
        </w:r>
      </w:ins>
      <w:ins w:id="99" w:author="裕亮 渡邉" w:date="2023-08-31T19:26:00Z">
        <w:r w:rsidR="002F3316" w:rsidRPr="002F3316">
          <w:t xml:space="preserve"> (</w:t>
        </w:r>
      </w:ins>
      <w:ins w:id="100" w:author="裕亮 渡邉" w:date="2023-08-31T19:27:00Z">
        <w:r w:rsidR="002F3316" w:rsidRPr="00A53EDC">
          <w:t>93.0 [65.4] ms</w:t>
        </w:r>
      </w:ins>
      <w:ins w:id="101" w:author="裕亮 渡邉" w:date="2023-08-31T19:28:00Z">
        <w:r w:rsidR="00CC28F6">
          <w:t>)</w:t>
        </w:r>
      </w:ins>
      <w:ins w:id="102" w:author="裕亮 渡邉" w:date="2023-08-31T19:27:00Z">
        <w:r w:rsidR="002F3316">
          <w:t>.</w:t>
        </w:r>
      </w:ins>
    </w:p>
  </w:footnote>
  <w:footnote w:id="10">
    <w:p w14:paraId="544C40A6" w14:textId="4C101CB2" w:rsidR="00CC28F6" w:rsidRDefault="00CC28F6">
      <w:pPr>
        <w:pStyle w:val="FootnoteText"/>
      </w:pPr>
      <w:ins w:id="107" w:author="裕亮 渡邉" w:date="2023-08-31T19:27:00Z">
        <w:r>
          <w:rPr>
            <w:rStyle w:val="FootnoteReference"/>
          </w:rPr>
          <w:footnoteRef/>
        </w:r>
        <w:r>
          <w:t xml:space="preserve"> </w:t>
        </w:r>
        <w:r w:rsidRPr="00CC28F6">
          <w:t xml:space="preserve">Detailing the surge: </w:t>
        </w:r>
      </w:ins>
      <w:ins w:id="108" w:author="裕亮 渡邉" w:date="2023-08-31T19:32:00Z">
        <w:r w:rsidR="00864A9A" w:rsidRPr="00304D94">
          <w:rPr>
            <w:rFonts w:ascii="Times New Roman" w:hAnsi="Times New Roman" w:cs="Times New Roman"/>
            <w:sz w:val="24"/>
            <w:szCs w:val="24"/>
          </w:rPr>
          <w:t>SWR</w:t>
        </w:r>
        <w:r w:rsidR="00864A9A">
          <w:rPr>
            <w:rFonts w:ascii="Times New Roman" w:hAnsi="Times New Roman" w:cs="Times New Roman"/>
            <w:sz w:val="24"/>
            <w:szCs w:val="24"/>
            <w:vertAlign w:val="superscript"/>
          </w:rPr>
          <w:t>+</w:t>
        </w:r>
      </w:ins>
      <w:ins w:id="109" w:author="裕亮 渡邉" w:date="2023-08-31T19:27:00Z">
        <w:r w:rsidRPr="00CC28F6">
          <w:t xml:space="preserve"> increased against the bootstrap sample; 95th percentile = 0.42 [Hz]; </w:t>
        </w:r>
        <w:r w:rsidRPr="00CC28F6">
          <w:rPr>
            <w:i/>
            <w:iCs/>
            <w:rPrChange w:id="110" w:author="裕亮 渡邉" w:date="2023-08-31T19:29:00Z">
              <w:rPr/>
            </w:rPrChange>
          </w:rPr>
          <w:t>p</w:t>
        </w:r>
        <w:r w:rsidRPr="00CC28F6">
          <w:t xml:space="preserve"> &lt; 0.05.</w:t>
        </w:r>
      </w:ins>
    </w:p>
  </w:footnote>
  <w:footnote w:id="11">
    <w:p w14:paraId="391A1BCD" w14:textId="50D5D956" w:rsidR="00CC28F6" w:rsidRDefault="00CC28F6">
      <w:pPr>
        <w:pStyle w:val="FootnoteText"/>
      </w:pPr>
      <w:ins w:id="116" w:author="裕亮 渡邉" w:date="2023-08-31T19:28:00Z">
        <w:r>
          <w:rPr>
            <w:rStyle w:val="FootnoteReference"/>
          </w:rPr>
          <w:footnoteRef/>
        </w:r>
        <w:r>
          <w:t xml:space="preserve"> </w:t>
        </w:r>
        <w:r w:rsidRPr="00CC28F6">
          <w:t xml:space="preserve">Amplitude differentiation: </w:t>
        </w:r>
      </w:ins>
      <w:ins w:id="117" w:author="裕亮 渡邉" w:date="2023-08-31T19:32:00Z">
        <w:r w:rsidR="00864A9A" w:rsidRPr="00304D94">
          <w:rPr>
            <w:rFonts w:ascii="Times New Roman" w:hAnsi="Times New Roman" w:cs="Times New Roman"/>
            <w:sz w:val="24"/>
            <w:szCs w:val="24"/>
          </w:rPr>
          <w:t>SWR</w:t>
        </w:r>
        <w:r w:rsidR="00864A9A">
          <w:rPr>
            <w:rFonts w:ascii="Times New Roman" w:hAnsi="Times New Roman" w:cs="Times New Roman"/>
            <w:sz w:val="24"/>
            <w:szCs w:val="24"/>
            <w:vertAlign w:val="superscript"/>
          </w:rPr>
          <w:t>+</w:t>
        </w:r>
      </w:ins>
      <w:ins w:id="118" w:author="裕亮 渡邉" w:date="2023-08-31T19:28:00Z">
        <w:r w:rsidRPr="00CC28F6">
          <w:t xml:space="preserve"> (3.05 [0.85] SD of baseline, median [IQR]; </w:t>
        </w:r>
        <w:r w:rsidRPr="00CC28F6">
          <w:rPr>
            <w:i/>
            <w:iCs/>
            <w:rPrChange w:id="119" w:author="裕亮 渡邉" w:date="2023-08-31T19:29:00Z">
              <w:rPr/>
            </w:rPrChange>
          </w:rPr>
          <w:t>n</w:t>
        </w:r>
        <w:r w:rsidRPr="00CC28F6">
          <w:t xml:space="preserve"> = 1,170) vs. </w:t>
        </w:r>
      </w:ins>
      <w:ins w:id="120" w:author="裕亮 渡邉" w:date="2023-08-31T19:32:00Z">
        <w:r w:rsidR="00864A9A" w:rsidRPr="00304D94">
          <w:rPr>
            <w:rFonts w:ascii="Times New Roman" w:hAnsi="Times New Roman" w:cs="Times New Roman"/>
            <w:sz w:val="24"/>
            <w:szCs w:val="24"/>
          </w:rPr>
          <w:t>SWR</w:t>
        </w:r>
        <w:r w:rsidR="00864A9A" w:rsidRPr="00304D94">
          <w:rPr>
            <w:rFonts w:ascii="Times New Roman" w:hAnsi="Times New Roman" w:cs="Times New Roman"/>
            <w:sz w:val="24"/>
            <w:szCs w:val="24"/>
            <w:vertAlign w:val="superscript"/>
          </w:rPr>
          <w:t>−</w:t>
        </w:r>
      </w:ins>
      <w:ins w:id="121" w:author="裕亮 渡邉" w:date="2023-08-31T19:28:00Z">
        <w:r w:rsidRPr="00CC28F6">
          <w:t xml:space="preserve"> (2.37 [0.33] SD of baseline, median [IQR]; </w:t>
        </w:r>
        <w:r w:rsidRPr="00CC28F6">
          <w:rPr>
            <w:i/>
            <w:iCs/>
            <w:rPrChange w:id="122" w:author="裕亮 渡邉" w:date="2023-08-31T19:29:00Z">
              <w:rPr/>
            </w:rPrChange>
          </w:rPr>
          <w:t>n</w:t>
        </w:r>
        <w:r w:rsidRPr="00CC28F6">
          <w:t xml:space="preserve"> = 1,170; </w:t>
        </w:r>
        <w:r w:rsidRPr="00CC28F6">
          <w:rPr>
            <w:i/>
            <w:iCs/>
            <w:rPrChange w:id="123" w:author="裕亮 渡邉" w:date="2023-08-31T19:29:00Z">
              <w:rPr/>
            </w:rPrChange>
          </w:rPr>
          <w:t>p</w:t>
        </w:r>
        <w:r w:rsidRPr="00CC28F6">
          <w:t xml:space="preserve"> &lt; 0.001; Brunner–Munzel test).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0BFB9" w14:textId="77777777" w:rsidR="00E94171" w:rsidRPr="00304D94" w:rsidRDefault="00E94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A2B12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216D6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394D60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74E51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F2852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4CB85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4CC66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36CB3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CAE9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4EC35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9185F"/>
    <w:multiLevelType w:val="hybridMultilevel"/>
    <w:tmpl w:val="3F2A9C20"/>
    <w:lvl w:ilvl="0" w:tplc="0C14959C">
      <w:start w:val="1"/>
      <w:numFmt w:val="decimal"/>
      <w:lvlText w:val="%1."/>
      <w:lvlJc w:val="left"/>
      <w:pPr>
        <w:ind w:left="360" w:hanging="360"/>
      </w:pPr>
      <w:rPr>
        <w:rFonts w:hint="default"/>
      </w:rPr>
    </w:lvl>
    <w:lvl w:ilvl="1" w:tplc="16A4023C" w:tentative="1">
      <w:start w:val="1"/>
      <w:numFmt w:val="aiueoFullWidth"/>
      <w:lvlText w:val="(%2)"/>
      <w:lvlJc w:val="left"/>
      <w:pPr>
        <w:ind w:left="840" w:hanging="420"/>
      </w:pPr>
    </w:lvl>
    <w:lvl w:ilvl="2" w:tplc="207ED5C6" w:tentative="1">
      <w:start w:val="1"/>
      <w:numFmt w:val="decimalEnclosedCircle"/>
      <w:lvlText w:val="%3"/>
      <w:lvlJc w:val="left"/>
      <w:pPr>
        <w:ind w:left="1260" w:hanging="420"/>
      </w:pPr>
    </w:lvl>
    <w:lvl w:ilvl="3" w:tplc="A46C4C68" w:tentative="1">
      <w:start w:val="1"/>
      <w:numFmt w:val="decimal"/>
      <w:lvlText w:val="%4."/>
      <w:lvlJc w:val="left"/>
      <w:pPr>
        <w:ind w:left="1680" w:hanging="420"/>
      </w:pPr>
    </w:lvl>
    <w:lvl w:ilvl="4" w:tplc="886CFD18" w:tentative="1">
      <w:start w:val="1"/>
      <w:numFmt w:val="aiueoFullWidth"/>
      <w:lvlText w:val="(%5)"/>
      <w:lvlJc w:val="left"/>
      <w:pPr>
        <w:ind w:left="2100" w:hanging="420"/>
      </w:pPr>
    </w:lvl>
    <w:lvl w:ilvl="5" w:tplc="35DCA9F2" w:tentative="1">
      <w:start w:val="1"/>
      <w:numFmt w:val="decimalEnclosedCircle"/>
      <w:lvlText w:val="%6"/>
      <w:lvlJc w:val="left"/>
      <w:pPr>
        <w:ind w:left="2520" w:hanging="420"/>
      </w:pPr>
    </w:lvl>
    <w:lvl w:ilvl="6" w:tplc="4CC0F2F4" w:tentative="1">
      <w:start w:val="1"/>
      <w:numFmt w:val="decimal"/>
      <w:lvlText w:val="%7."/>
      <w:lvlJc w:val="left"/>
      <w:pPr>
        <w:ind w:left="2940" w:hanging="420"/>
      </w:pPr>
    </w:lvl>
    <w:lvl w:ilvl="7" w:tplc="18F01A08" w:tentative="1">
      <w:start w:val="1"/>
      <w:numFmt w:val="aiueoFullWidth"/>
      <w:lvlText w:val="(%8)"/>
      <w:lvlJc w:val="left"/>
      <w:pPr>
        <w:ind w:left="3360" w:hanging="420"/>
      </w:pPr>
    </w:lvl>
    <w:lvl w:ilvl="8" w:tplc="10DAC130" w:tentative="1">
      <w:start w:val="1"/>
      <w:numFmt w:val="decimalEnclosedCircle"/>
      <w:lvlText w:val="%9"/>
      <w:lvlJc w:val="left"/>
      <w:pPr>
        <w:ind w:left="3780" w:hanging="420"/>
      </w:pPr>
    </w:lvl>
  </w:abstractNum>
  <w:abstractNum w:abstractNumId="11" w15:restartNumberingAfterBreak="0">
    <w:nsid w:val="05054C12"/>
    <w:multiLevelType w:val="hybridMultilevel"/>
    <w:tmpl w:val="F4027732"/>
    <w:lvl w:ilvl="0" w:tplc="C8866A04">
      <w:start w:val="1"/>
      <w:numFmt w:val="bullet"/>
      <w:lvlText w:val="-"/>
      <w:lvlJc w:val="left"/>
      <w:pPr>
        <w:ind w:left="720" w:hanging="360"/>
      </w:pPr>
      <w:rPr>
        <w:rFonts w:ascii="Times New Roman" w:eastAsiaTheme="minorEastAsia" w:hAnsi="Times New Roman" w:cs="Times New Roman" w:hint="default"/>
      </w:rPr>
    </w:lvl>
    <w:lvl w:ilvl="1" w:tplc="75A486F0" w:tentative="1">
      <w:start w:val="1"/>
      <w:numFmt w:val="bullet"/>
      <w:lvlText w:val="o"/>
      <w:lvlJc w:val="left"/>
      <w:pPr>
        <w:ind w:left="1440" w:hanging="360"/>
      </w:pPr>
      <w:rPr>
        <w:rFonts w:ascii="Courier New" w:hAnsi="Courier New" w:cs="Courier New" w:hint="default"/>
      </w:rPr>
    </w:lvl>
    <w:lvl w:ilvl="2" w:tplc="325A23F2" w:tentative="1">
      <w:start w:val="1"/>
      <w:numFmt w:val="bullet"/>
      <w:lvlText w:val=""/>
      <w:lvlJc w:val="left"/>
      <w:pPr>
        <w:ind w:left="2160" w:hanging="360"/>
      </w:pPr>
      <w:rPr>
        <w:rFonts w:ascii="Wingdings" w:hAnsi="Wingdings" w:hint="default"/>
      </w:rPr>
    </w:lvl>
    <w:lvl w:ilvl="3" w:tplc="58F2A7BA" w:tentative="1">
      <w:start w:val="1"/>
      <w:numFmt w:val="bullet"/>
      <w:lvlText w:val=""/>
      <w:lvlJc w:val="left"/>
      <w:pPr>
        <w:ind w:left="2880" w:hanging="360"/>
      </w:pPr>
      <w:rPr>
        <w:rFonts w:ascii="Symbol" w:hAnsi="Symbol" w:hint="default"/>
      </w:rPr>
    </w:lvl>
    <w:lvl w:ilvl="4" w:tplc="3AD6A83C" w:tentative="1">
      <w:start w:val="1"/>
      <w:numFmt w:val="bullet"/>
      <w:lvlText w:val="o"/>
      <w:lvlJc w:val="left"/>
      <w:pPr>
        <w:ind w:left="3600" w:hanging="360"/>
      </w:pPr>
      <w:rPr>
        <w:rFonts w:ascii="Courier New" w:hAnsi="Courier New" w:cs="Courier New" w:hint="default"/>
      </w:rPr>
    </w:lvl>
    <w:lvl w:ilvl="5" w:tplc="8596704E" w:tentative="1">
      <w:start w:val="1"/>
      <w:numFmt w:val="bullet"/>
      <w:lvlText w:val=""/>
      <w:lvlJc w:val="left"/>
      <w:pPr>
        <w:ind w:left="4320" w:hanging="360"/>
      </w:pPr>
      <w:rPr>
        <w:rFonts w:ascii="Wingdings" w:hAnsi="Wingdings" w:hint="default"/>
      </w:rPr>
    </w:lvl>
    <w:lvl w:ilvl="6" w:tplc="D29E7E62" w:tentative="1">
      <w:start w:val="1"/>
      <w:numFmt w:val="bullet"/>
      <w:lvlText w:val=""/>
      <w:lvlJc w:val="left"/>
      <w:pPr>
        <w:ind w:left="5040" w:hanging="360"/>
      </w:pPr>
      <w:rPr>
        <w:rFonts w:ascii="Symbol" w:hAnsi="Symbol" w:hint="default"/>
      </w:rPr>
    </w:lvl>
    <w:lvl w:ilvl="7" w:tplc="1B0CF816" w:tentative="1">
      <w:start w:val="1"/>
      <w:numFmt w:val="bullet"/>
      <w:lvlText w:val="o"/>
      <w:lvlJc w:val="left"/>
      <w:pPr>
        <w:ind w:left="5760" w:hanging="360"/>
      </w:pPr>
      <w:rPr>
        <w:rFonts w:ascii="Courier New" w:hAnsi="Courier New" w:cs="Courier New" w:hint="default"/>
      </w:rPr>
    </w:lvl>
    <w:lvl w:ilvl="8" w:tplc="158049F2" w:tentative="1">
      <w:start w:val="1"/>
      <w:numFmt w:val="bullet"/>
      <w:lvlText w:val=""/>
      <w:lvlJc w:val="left"/>
      <w:pPr>
        <w:ind w:left="6480" w:hanging="360"/>
      </w:pPr>
      <w:rPr>
        <w:rFonts w:ascii="Wingdings" w:hAnsi="Wingdings" w:hint="default"/>
      </w:rPr>
    </w:lvl>
  </w:abstractNum>
  <w:abstractNum w:abstractNumId="12" w15:restartNumberingAfterBreak="0">
    <w:nsid w:val="06C5605E"/>
    <w:multiLevelType w:val="hybridMultilevel"/>
    <w:tmpl w:val="92BCC59E"/>
    <w:lvl w:ilvl="0" w:tplc="919EF0F8">
      <w:start w:val="1"/>
      <w:numFmt w:val="decimal"/>
      <w:lvlText w:val="%1."/>
      <w:lvlJc w:val="left"/>
      <w:pPr>
        <w:ind w:left="360" w:hanging="360"/>
      </w:pPr>
    </w:lvl>
    <w:lvl w:ilvl="1" w:tplc="DAD25AAA" w:tentative="1">
      <w:start w:val="1"/>
      <w:numFmt w:val="lowerLetter"/>
      <w:lvlText w:val="%2."/>
      <w:lvlJc w:val="left"/>
      <w:pPr>
        <w:ind w:left="1080" w:hanging="360"/>
      </w:pPr>
    </w:lvl>
    <w:lvl w:ilvl="2" w:tplc="B0DECD2E" w:tentative="1">
      <w:start w:val="1"/>
      <w:numFmt w:val="lowerRoman"/>
      <w:lvlText w:val="%3."/>
      <w:lvlJc w:val="right"/>
      <w:pPr>
        <w:ind w:left="1800" w:hanging="180"/>
      </w:pPr>
    </w:lvl>
    <w:lvl w:ilvl="3" w:tplc="D9762200" w:tentative="1">
      <w:start w:val="1"/>
      <w:numFmt w:val="decimal"/>
      <w:lvlText w:val="%4."/>
      <w:lvlJc w:val="left"/>
      <w:pPr>
        <w:ind w:left="2520" w:hanging="360"/>
      </w:pPr>
    </w:lvl>
    <w:lvl w:ilvl="4" w:tplc="A5260B98" w:tentative="1">
      <w:start w:val="1"/>
      <w:numFmt w:val="lowerLetter"/>
      <w:lvlText w:val="%5."/>
      <w:lvlJc w:val="left"/>
      <w:pPr>
        <w:ind w:left="3240" w:hanging="360"/>
      </w:pPr>
    </w:lvl>
    <w:lvl w:ilvl="5" w:tplc="2D824D5A" w:tentative="1">
      <w:start w:val="1"/>
      <w:numFmt w:val="lowerRoman"/>
      <w:lvlText w:val="%6."/>
      <w:lvlJc w:val="right"/>
      <w:pPr>
        <w:ind w:left="3960" w:hanging="180"/>
      </w:pPr>
    </w:lvl>
    <w:lvl w:ilvl="6" w:tplc="F7A28236" w:tentative="1">
      <w:start w:val="1"/>
      <w:numFmt w:val="decimal"/>
      <w:lvlText w:val="%7."/>
      <w:lvlJc w:val="left"/>
      <w:pPr>
        <w:ind w:left="4680" w:hanging="360"/>
      </w:pPr>
    </w:lvl>
    <w:lvl w:ilvl="7" w:tplc="E438C0B0" w:tentative="1">
      <w:start w:val="1"/>
      <w:numFmt w:val="lowerLetter"/>
      <w:lvlText w:val="%8."/>
      <w:lvlJc w:val="left"/>
      <w:pPr>
        <w:ind w:left="5400" w:hanging="360"/>
      </w:pPr>
    </w:lvl>
    <w:lvl w:ilvl="8" w:tplc="A114FEE6" w:tentative="1">
      <w:start w:val="1"/>
      <w:numFmt w:val="lowerRoman"/>
      <w:lvlText w:val="%9."/>
      <w:lvlJc w:val="right"/>
      <w:pPr>
        <w:ind w:left="6120" w:hanging="180"/>
      </w:pPr>
    </w:lvl>
  </w:abstractNum>
  <w:abstractNum w:abstractNumId="13" w15:restartNumberingAfterBreak="0">
    <w:nsid w:val="08AC5859"/>
    <w:multiLevelType w:val="hybridMultilevel"/>
    <w:tmpl w:val="829870D2"/>
    <w:lvl w:ilvl="0" w:tplc="F3F8133E">
      <w:start w:val="1"/>
      <w:numFmt w:val="upperLetter"/>
      <w:lvlText w:val="%1."/>
      <w:lvlJc w:val="left"/>
      <w:pPr>
        <w:ind w:left="360" w:hanging="360"/>
      </w:pPr>
      <w:rPr>
        <w:rFonts w:hint="default"/>
        <w:b/>
        <w:i/>
      </w:rPr>
    </w:lvl>
    <w:lvl w:ilvl="1" w:tplc="784C9920" w:tentative="1">
      <w:start w:val="1"/>
      <w:numFmt w:val="aiueoFullWidth"/>
      <w:lvlText w:val="(%2)"/>
      <w:lvlJc w:val="left"/>
      <w:pPr>
        <w:ind w:left="880" w:hanging="440"/>
      </w:pPr>
    </w:lvl>
    <w:lvl w:ilvl="2" w:tplc="0AC2F45E" w:tentative="1">
      <w:start w:val="1"/>
      <w:numFmt w:val="decimalEnclosedCircle"/>
      <w:lvlText w:val="%3"/>
      <w:lvlJc w:val="left"/>
      <w:pPr>
        <w:ind w:left="1320" w:hanging="440"/>
      </w:pPr>
    </w:lvl>
    <w:lvl w:ilvl="3" w:tplc="494090C4" w:tentative="1">
      <w:start w:val="1"/>
      <w:numFmt w:val="decimal"/>
      <w:lvlText w:val="%4."/>
      <w:lvlJc w:val="left"/>
      <w:pPr>
        <w:ind w:left="1760" w:hanging="440"/>
      </w:pPr>
    </w:lvl>
    <w:lvl w:ilvl="4" w:tplc="18BC6586" w:tentative="1">
      <w:start w:val="1"/>
      <w:numFmt w:val="aiueoFullWidth"/>
      <w:lvlText w:val="(%5)"/>
      <w:lvlJc w:val="left"/>
      <w:pPr>
        <w:ind w:left="2200" w:hanging="440"/>
      </w:pPr>
    </w:lvl>
    <w:lvl w:ilvl="5" w:tplc="3ABED642" w:tentative="1">
      <w:start w:val="1"/>
      <w:numFmt w:val="decimalEnclosedCircle"/>
      <w:lvlText w:val="%6"/>
      <w:lvlJc w:val="left"/>
      <w:pPr>
        <w:ind w:left="2640" w:hanging="440"/>
      </w:pPr>
    </w:lvl>
    <w:lvl w:ilvl="6" w:tplc="35600F6E" w:tentative="1">
      <w:start w:val="1"/>
      <w:numFmt w:val="decimal"/>
      <w:lvlText w:val="%7."/>
      <w:lvlJc w:val="left"/>
      <w:pPr>
        <w:ind w:left="3080" w:hanging="440"/>
      </w:pPr>
    </w:lvl>
    <w:lvl w:ilvl="7" w:tplc="34668A1E" w:tentative="1">
      <w:start w:val="1"/>
      <w:numFmt w:val="aiueoFullWidth"/>
      <w:lvlText w:val="(%8)"/>
      <w:lvlJc w:val="left"/>
      <w:pPr>
        <w:ind w:left="3520" w:hanging="440"/>
      </w:pPr>
    </w:lvl>
    <w:lvl w:ilvl="8" w:tplc="0F347896" w:tentative="1">
      <w:start w:val="1"/>
      <w:numFmt w:val="decimalEnclosedCircle"/>
      <w:lvlText w:val="%9"/>
      <w:lvlJc w:val="left"/>
      <w:pPr>
        <w:ind w:left="3960" w:hanging="440"/>
      </w:pPr>
    </w:lvl>
  </w:abstractNum>
  <w:abstractNum w:abstractNumId="14" w15:restartNumberingAfterBreak="0">
    <w:nsid w:val="0FC22CC3"/>
    <w:multiLevelType w:val="multilevel"/>
    <w:tmpl w:val="E3D03E8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3611D8E"/>
    <w:multiLevelType w:val="hybridMultilevel"/>
    <w:tmpl w:val="DCC6127E"/>
    <w:lvl w:ilvl="0" w:tplc="ECBA5106">
      <w:start w:val="1"/>
      <w:numFmt w:val="decimal"/>
      <w:lvlText w:val="%1."/>
      <w:lvlJc w:val="left"/>
      <w:pPr>
        <w:ind w:left="360" w:hanging="360"/>
      </w:pPr>
      <w:rPr>
        <w:rFonts w:hint="default"/>
      </w:rPr>
    </w:lvl>
    <w:lvl w:ilvl="1" w:tplc="BC1ABF6C" w:tentative="1">
      <w:start w:val="1"/>
      <w:numFmt w:val="aiueoFullWidth"/>
      <w:lvlText w:val="(%2)"/>
      <w:lvlJc w:val="left"/>
      <w:pPr>
        <w:ind w:left="840" w:hanging="420"/>
      </w:pPr>
    </w:lvl>
    <w:lvl w:ilvl="2" w:tplc="17DA5F1C" w:tentative="1">
      <w:start w:val="1"/>
      <w:numFmt w:val="decimalEnclosedCircle"/>
      <w:lvlText w:val="%3"/>
      <w:lvlJc w:val="left"/>
      <w:pPr>
        <w:ind w:left="1260" w:hanging="420"/>
      </w:pPr>
    </w:lvl>
    <w:lvl w:ilvl="3" w:tplc="09EAA050" w:tentative="1">
      <w:start w:val="1"/>
      <w:numFmt w:val="decimal"/>
      <w:lvlText w:val="%4."/>
      <w:lvlJc w:val="left"/>
      <w:pPr>
        <w:ind w:left="1680" w:hanging="420"/>
      </w:pPr>
    </w:lvl>
    <w:lvl w:ilvl="4" w:tplc="B74099DA" w:tentative="1">
      <w:start w:val="1"/>
      <w:numFmt w:val="aiueoFullWidth"/>
      <w:lvlText w:val="(%5)"/>
      <w:lvlJc w:val="left"/>
      <w:pPr>
        <w:ind w:left="2100" w:hanging="420"/>
      </w:pPr>
    </w:lvl>
    <w:lvl w:ilvl="5" w:tplc="DA48B140" w:tentative="1">
      <w:start w:val="1"/>
      <w:numFmt w:val="decimalEnclosedCircle"/>
      <w:lvlText w:val="%6"/>
      <w:lvlJc w:val="left"/>
      <w:pPr>
        <w:ind w:left="2520" w:hanging="420"/>
      </w:pPr>
    </w:lvl>
    <w:lvl w:ilvl="6" w:tplc="8AF8B426" w:tentative="1">
      <w:start w:val="1"/>
      <w:numFmt w:val="decimal"/>
      <w:lvlText w:val="%7."/>
      <w:lvlJc w:val="left"/>
      <w:pPr>
        <w:ind w:left="2940" w:hanging="420"/>
      </w:pPr>
    </w:lvl>
    <w:lvl w:ilvl="7" w:tplc="86B695B0" w:tentative="1">
      <w:start w:val="1"/>
      <w:numFmt w:val="aiueoFullWidth"/>
      <w:lvlText w:val="(%8)"/>
      <w:lvlJc w:val="left"/>
      <w:pPr>
        <w:ind w:left="3360" w:hanging="420"/>
      </w:pPr>
    </w:lvl>
    <w:lvl w:ilvl="8" w:tplc="FA6EDE9A" w:tentative="1">
      <w:start w:val="1"/>
      <w:numFmt w:val="decimalEnclosedCircle"/>
      <w:lvlText w:val="%9"/>
      <w:lvlJc w:val="left"/>
      <w:pPr>
        <w:ind w:left="3780" w:hanging="420"/>
      </w:pPr>
    </w:lvl>
  </w:abstractNum>
  <w:abstractNum w:abstractNumId="16" w15:restartNumberingAfterBreak="0">
    <w:nsid w:val="15661BAF"/>
    <w:multiLevelType w:val="hybridMultilevel"/>
    <w:tmpl w:val="55168EC4"/>
    <w:lvl w:ilvl="0" w:tplc="AD0E7D0E">
      <w:start w:val="1"/>
      <w:numFmt w:val="bullet"/>
      <w:lvlText w:val="-"/>
      <w:lvlJc w:val="left"/>
      <w:pPr>
        <w:ind w:left="720" w:hanging="360"/>
      </w:pPr>
      <w:rPr>
        <w:rFonts w:ascii="Times New Roman" w:eastAsiaTheme="minorEastAsia" w:hAnsi="Times New Roman" w:cs="Times New Roman" w:hint="default"/>
      </w:rPr>
    </w:lvl>
    <w:lvl w:ilvl="1" w:tplc="F0A231BE">
      <w:start w:val="1"/>
      <w:numFmt w:val="bullet"/>
      <w:lvlText w:val="o"/>
      <w:lvlJc w:val="left"/>
      <w:pPr>
        <w:ind w:left="1440" w:hanging="360"/>
      </w:pPr>
      <w:rPr>
        <w:rFonts w:ascii="Courier New" w:hAnsi="Courier New" w:cs="Courier New" w:hint="default"/>
      </w:rPr>
    </w:lvl>
    <w:lvl w:ilvl="2" w:tplc="93DE2B8A" w:tentative="1">
      <w:start w:val="1"/>
      <w:numFmt w:val="bullet"/>
      <w:lvlText w:val=""/>
      <w:lvlJc w:val="left"/>
      <w:pPr>
        <w:ind w:left="2160" w:hanging="360"/>
      </w:pPr>
      <w:rPr>
        <w:rFonts w:ascii="Wingdings" w:hAnsi="Wingdings" w:hint="default"/>
      </w:rPr>
    </w:lvl>
    <w:lvl w:ilvl="3" w:tplc="DBB0A928" w:tentative="1">
      <w:start w:val="1"/>
      <w:numFmt w:val="bullet"/>
      <w:lvlText w:val=""/>
      <w:lvlJc w:val="left"/>
      <w:pPr>
        <w:ind w:left="2880" w:hanging="360"/>
      </w:pPr>
      <w:rPr>
        <w:rFonts w:ascii="Symbol" w:hAnsi="Symbol" w:hint="default"/>
      </w:rPr>
    </w:lvl>
    <w:lvl w:ilvl="4" w:tplc="F386EAAE" w:tentative="1">
      <w:start w:val="1"/>
      <w:numFmt w:val="bullet"/>
      <w:lvlText w:val="o"/>
      <w:lvlJc w:val="left"/>
      <w:pPr>
        <w:ind w:left="3600" w:hanging="360"/>
      </w:pPr>
      <w:rPr>
        <w:rFonts w:ascii="Courier New" w:hAnsi="Courier New" w:cs="Courier New" w:hint="default"/>
      </w:rPr>
    </w:lvl>
    <w:lvl w:ilvl="5" w:tplc="AFE09DA2" w:tentative="1">
      <w:start w:val="1"/>
      <w:numFmt w:val="bullet"/>
      <w:lvlText w:val=""/>
      <w:lvlJc w:val="left"/>
      <w:pPr>
        <w:ind w:left="4320" w:hanging="360"/>
      </w:pPr>
      <w:rPr>
        <w:rFonts w:ascii="Wingdings" w:hAnsi="Wingdings" w:hint="default"/>
      </w:rPr>
    </w:lvl>
    <w:lvl w:ilvl="6" w:tplc="FFFAACE8" w:tentative="1">
      <w:start w:val="1"/>
      <w:numFmt w:val="bullet"/>
      <w:lvlText w:val=""/>
      <w:lvlJc w:val="left"/>
      <w:pPr>
        <w:ind w:left="5040" w:hanging="360"/>
      </w:pPr>
      <w:rPr>
        <w:rFonts w:ascii="Symbol" w:hAnsi="Symbol" w:hint="default"/>
      </w:rPr>
    </w:lvl>
    <w:lvl w:ilvl="7" w:tplc="B5B0AEB4" w:tentative="1">
      <w:start w:val="1"/>
      <w:numFmt w:val="bullet"/>
      <w:lvlText w:val="o"/>
      <w:lvlJc w:val="left"/>
      <w:pPr>
        <w:ind w:left="5760" w:hanging="360"/>
      </w:pPr>
      <w:rPr>
        <w:rFonts w:ascii="Courier New" w:hAnsi="Courier New" w:cs="Courier New" w:hint="default"/>
      </w:rPr>
    </w:lvl>
    <w:lvl w:ilvl="8" w:tplc="BDC4935A" w:tentative="1">
      <w:start w:val="1"/>
      <w:numFmt w:val="bullet"/>
      <w:lvlText w:val=""/>
      <w:lvlJc w:val="left"/>
      <w:pPr>
        <w:ind w:left="6480" w:hanging="360"/>
      </w:pPr>
      <w:rPr>
        <w:rFonts w:ascii="Wingdings" w:hAnsi="Wingdings" w:hint="default"/>
      </w:rPr>
    </w:lvl>
  </w:abstractNum>
  <w:abstractNum w:abstractNumId="17" w15:restartNumberingAfterBreak="0">
    <w:nsid w:val="190C243B"/>
    <w:multiLevelType w:val="hybridMultilevel"/>
    <w:tmpl w:val="734C9B24"/>
    <w:lvl w:ilvl="0" w:tplc="6442D45E">
      <w:start w:val="1"/>
      <w:numFmt w:val="decimal"/>
      <w:lvlText w:val="%1."/>
      <w:lvlJc w:val="left"/>
      <w:pPr>
        <w:ind w:left="600" w:hanging="360"/>
      </w:pPr>
      <w:rPr>
        <w:rFonts w:hint="default"/>
      </w:rPr>
    </w:lvl>
    <w:lvl w:ilvl="1" w:tplc="B6FE9B9A" w:tentative="1">
      <w:start w:val="1"/>
      <w:numFmt w:val="aiueoFullWidth"/>
      <w:lvlText w:val="(%2)"/>
      <w:lvlJc w:val="left"/>
      <w:pPr>
        <w:ind w:left="1080" w:hanging="420"/>
      </w:pPr>
    </w:lvl>
    <w:lvl w:ilvl="2" w:tplc="D6E00E7E" w:tentative="1">
      <w:start w:val="1"/>
      <w:numFmt w:val="decimalEnclosedCircle"/>
      <w:lvlText w:val="%3"/>
      <w:lvlJc w:val="left"/>
      <w:pPr>
        <w:ind w:left="1500" w:hanging="420"/>
      </w:pPr>
    </w:lvl>
    <w:lvl w:ilvl="3" w:tplc="67B05BAC" w:tentative="1">
      <w:start w:val="1"/>
      <w:numFmt w:val="decimal"/>
      <w:lvlText w:val="%4."/>
      <w:lvlJc w:val="left"/>
      <w:pPr>
        <w:ind w:left="1920" w:hanging="420"/>
      </w:pPr>
    </w:lvl>
    <w:lvl w:ilvl="4" w:tplc="41F27664" w:tentative="1">
      <w:start w:val="1"/>
      <w:numFmt w:val="aiueoFullWidth"/>
      <w:lvlText w:val="(%5)"/>
      <w:lvlJc w:val="left"/>
      <w:pPr>
        <w:ind w:left="2340" w:hanging="420"/>
      </w:pPr>
    </w:lvl>
    <w:lvl w:ilvl="5" w:tplc="6FB2A0B2" w:tentative="1">
      <w:start w:val="1"/>
      <w:numFmt w:val="decimalEnclosedCircle"/>
      <w:lvlText w:val="%6"/>
      <w:lvlJc w:val="left"/>
      <w:pPr>
        <w:ind w:left="2760" w:hanging="420"/>
      </w:pPr>
    </w:lvl>
    <w:lvl w:ilvl="6" w:tplc="6FBC08EA" w:tentative="1">
      <w:start w:val="1"/>
      <w:numFmt w:val="decimal"/>
      <w:lvlText w:val="%7."/>
      <w:lvlJc w:val="left"/>
      <w:pPr>
        <w:ind w:left="3180" w:hanging="420"/>
      </w:pPr>
    </w:lvl>
    <w:lvl w:ilvl="7" w:tplc="463CCE36" w:tentative="1">
      <w:start w:val="1"/>
      <w:numFmt w:val="aiueoFullWidth"/>
      <w:lvlText w:val="(%8)"/>
      <w:lvlJc w:val="left"/>
      <w:pPr>
        <w:ind w:left="3600" w:hanging="420"/>
      </w:pPr>
    </w:lvl>
    <w:lvl w:ilvl="8" w:tplc="7D7690FC" w:tentative="1">
      <w:start w:val="1"/>
      <w:numFmt w:val="decimalEnclosedCircle"/>
      <w:lvlText w:val="%9"/>
      <w:lvlJc w:val="left"/>
      <w:pPr>
        <w:ind w:left="4020" w:hanging="420"/>
      </w:pPr>
    </w:lvl>
  </w:abstractNum>
  <w:abstractNum w:abstractNumId="18" w15:restartNumberingAfterBreak="0">
    <w:nsid w:val="221A65E5"/>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A40159D"/>
    <w:multiLevelType w:val="hybridMultilevel"/>
    <w:tmpl w:val="B21A1326"/>
    <w:lvl w:ilvl="0" w:tplc="E2B0F5C6">
      <w:numFmt w:val="bullet"/>
      <w:lvlText w:val="-"/>
      <w:lvlJc w:val="left"/>
      <w:pPr>
        <w:ind w:left="720" w:hanging="360"/>
      </w:pPr>
      <w:rPr>
        <w:rFonts w:ascii="Times New Roman" w:eastAsiaTheme="minorEastAsia" w:hAnsi="Times New Roman" w:cs="Times New Roman" w:hint="default"/>
      </w:rPr>
    </w:lvl>
    <w:lvl w:ilvl="1" w:tplc="7788188E" w:tentative="1">
      <w:start w:val="1"/>
      <w:numFmt w:val="bullet"/>
      <w:lvlText w:val="o"/>
      <w:lvlJc w:val="left"/>
      <w:pPr>
        <w:ind w:left="1440" w:hanging="360"/>
      </w:pPr>
      <w:rPr>
        <w:rFonts w:ascii="Courier New" w:hAnsi="Courier New" w:cs="Courier New" w:hint="default"/>
      </w:rPr>
    </w:lvl>
    <w:lvl w:ilvl="2" w:tplc="4E1C2130" w:tentative="1">
      <w:start w:val="1"/>
      <w:numFmt w:val="bullet"/>
      <w:lvlText w:val=""/>
      <w:lvlJc w:val="left"/>
      <w:pPr>
        <w:ind w:left="2160" w:hanging="360"/>
      </w:pPr>
      <w:rPr>
        <w:rFonts w:ascii="Wingdings" w:hAnsi="Wingdings" w:hint="default"/>
      </w:rPr>
    </w:lvl>
    <w:lvl w:ilvl="3" w:tplc="B5308646" w:tentative="1">
      <w:start w:val="1"/>
      <w:numFmt w:val="bullet"/>
      <w:lvlText w:val=""/>
      <w:lvlJc w:val="left"/>
      <w:pPr>
        <w:ind w:left="2880" w:hanging="360"/>
      </w:pPr>
      <w:rPr>
        <w:rFonts w:ascii="Symbol" w:hAnsi="Symbol" w:hint="default"/>
      </w:rPr>
    </w:lvl>
    <w:lvl w:ilvl="4" w:tplc="A8D6C436" w:tentative="1">
      <w:start w:val="1"/>
      <w:numFmt w:val="bullet"/>
      <w:lvlText w:val="o"/>
      <w:lvlJc w:val="left"/>
      <w:pPr>
        <w:ind w:left="3600" w:hanging="360"/>
      </w:pPr>
      <w:rPr>
        <w:rFonts w:ascii="Courier New" w:hAnsi="Courier New" w:cs="Courier New" w:hint="default"/>
      </w:rPr>
    </w:lvl>
    <w:lvl w:ilvl="5" w:tplc="F1C81358" w:tentative="1">
      <w:start w:val="1"/>
      <w:numFmt w:val="bullet"/>
      <w:lvlText w:val=""/>
      <w:lvlJc w:val="left"/>
      <w:pPr>
        <w:ind w:left="4320" w:hanging="360"/>
      </w:pPr>
      <w:rPr>
        <w:rFonts w:ascii="Wingdings" w:hAnsi="Wingdings" w:hint="default"/>
      </w:rPr>
    </w:lvl>
    <w:lvl w:ilvl="6" w:tplc="6734D6C0" w:tentative="1">
      <w:start w:val="1"/>
      <w:numFmt w:val="bullet"/>
      <w:lvlText w:val=""/>
      <w:lvlJc w:val="left"/>
      <w:pPr>
        <w:ind w:left="5040" w:hanging="360"/>
      </w:pPr>
      <w:rPr>
        <w:rFonts w:ascii="Symbol" w:hAnsi="Symbol" w:hint="default"/>
      </w:rPr>
    </w:lvl>
    <w:lvl w:ilvl="7" w:tplc="40A2E1C2" w:tentative="1">
      <w:start w:val="1"/>
      <w:numFmt w:val="bullet"/>
      <w:lvlText w:val="o"/>
      <w:lvlJc w:val="left"/>
      <w:pPr>
        <w:ind w:left="5760" w:hanging="360"/>
      </w:pPr>
      <w:rPr>
        <w:rFonts w:ascii="Courier New" w:hAnsi="Courier New" w:cs="Courier New" w:hint="default"/>
      </w:rPr>
    </w:lvl>
    <w:lvl w:ilvl="8" w:tplc="853A77A4" w:tentative="1">
      <w:start w:val="1"/>
      <w:numFmt w:val="bullet"/>
      <w:lvlText w:val=""/>
      <w:lvlJc w:val="left"/>
      <w:pPr>
        <w:ind w:left="6480" w:hanging="360"/>
      </w:pPr>
      <w:rPr>
        <w:rFonts w:ascii="Wingdings" w:hAnsi="Wingdings" w:hint="default"/>
      </w:rPr>
    </w:lvl>
  </w:abstractNum>
  <w:abstractNum w:abstractNumId="20" w15:restartNumberingAfterBreak="0">
    <w:nsid w:val="2B3262D0"/>
    <w:multiLevelType w:val="multilevel"/>
    <w:tmpl w:val="1A2C670E"/>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185877"/>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730FC7"/>
    <w:multiLevelType w:val="multilevel"/>
    <w:tmpl w:val="D430E11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615D29"/>
    <w:multiLevelType w:val="hybridMultilevel"/>
    <w:tmpl w:val="12A24620"/>
    <w:lvl w:ilvl="0" w:tplc="790C3FF6">
      <w:start w:val="2"/>
      <w:numFmt w:val="bullet"/>
      <w:lvlText w:val="-"/>
      <w:lvlJc w:val="left"/>
      <w:pPr>
        <w:ind w:left="720" w:hanging="360"/>
      </w:pPr>
      <w:rPr>
        <w:rFonts w:ascii="Times New Roman" w:eastAsiaTheme="minorEastAsia" w:hAnsi="Times New Roman" w:cs="Times New Roman" w:hint="default"/>
      </w:rPr>
    </w:lvl>
    <w:lvl w:ilvl="1" w:tplc="11A66150" w:tentative="1">
      <w:start w:val="1"/>
      <w:numFmt w:val="bullet"/>
      <w:lvlText w:val="o"/>
      <w:lvlJc w:val="left"/>
      <w:pPr>
        <w:ind w:left="1440" w:hanging="360"/>
      </w:pPr>
      <w:rPr>
        <w:rFonts w:ascii="Courier New" w:hAnsi="Courier New" w:cs="Courier New" w:hint="default"/>
      </w:rPr>
    </w:lvl>
    <w:lvl w:ilvl="2" w:tplc="B9382E24" w:tentative="1">
      <w:start w:val="1"/>
      <w:numFmt w:val="bullet"/>
      <w:lvlText w:val=""/>
      <w:lvlJc w:val="left"/>
      <w:pPr>
        <w:ind w:left="2160" w:hanging="360"/>
      </w:pPr>
      <w:rPr>
        <w:rFonts w:ascii="Wingdings" w:hAnsi="Wingdings" w:hint="default"/>
      </w:rPr>
    </w:lvl>
    <w:lvl w:ilvl="3" w:tplc="608E8BEC" w:tentative="1">
      <w:start w:val="1"/>
      <w:numFmt w:val="bullet"/>
      <w:lvlText w:val=""/>
      <w:lvlJc w:val="left"/>
      <w:pPr>
        <w:ind w:left="2880" w:hanging="360"/>
      </w:pPr>
      <w:rPr>
        <w:rFonts w:ascii="Symbol" w:hAnsi="Symbol" w:hint="default"/>
      </w:rPr>
    </w:lvl>
    <w:lvl w:ilvl="4" w:tplc="6474492E" w:tentative="1">
      <w:start w:val="1"/>
      <w:numFmt w:val="bullet"/>
      <w:lvlText w:val="o"/>
      <w:lvlJc w:val="left"/>
      <w:pPr>
        <w:ind w:left="3600" w:hanging="360"/>
      </w:pPr>
      <w:rPr>
        <w:rFonts w:ascii="Courier New" w:hAnsi="Courier New" w:cs="Courier New" w:hint="default"/>
      </w:rPr>
    </w:lvl>
    <w:lvl w:ilvl="5" w:tplc="F04AC8B6" w:tentative="1">
      <w:start w:val="1"/>
      <w:numFmt w:val="bullet"/>
      <w:lvlText w:val=""/>
      <w:lvlJc w:val="left"/>
      <w:pPr>
        <w:ind w:left="4320" w:hanging="360"/>
      </w:pPr>
      <w:rPr>
        <w:rFonts w:ascii="Wingdings" w:hAnsi="Wingdings" w:hint="default"/>
      </w:rPr>
    </w:lvl>
    <w:lvl w:ilvl="6" w:tplc="7EDC373E" w:tentative="1">
      <w:start w:val="1"/>
      <w:numFmt w:val="bullet"/>
      <w:lvlText w:val=""/>
      <w:lvlJc w:val="left"/>
      <w:pPr>
        <w:ind w:left="5040" w:hanging="360"/>
      </w:pPr>
      <w:rPr>
        <w:rFonts w:ascii="Symbol" w:hAnsi="Symbol" w:hint="default"/>
      </w:rPr>
    </w:lvl>
    <w:lvl w:ilvl="7" w:tplc="A9E2D7D4" w:tentative="1">
      <w:start w:val="1"/>
      <w:numFmt w:val="bullet"/>
      <w:lvlText w:val="o"/>
      <w:lvlJc w:val="left"/>
      <w:pPr>
        <w:ind w:left="5760" w:hanging="360"/>
      </w:pPr>
      <w:rPr>
        <w:rFonts w:ascii="Courier New" w:hAnsi="Courier New" w:cs="Courier New" w:hint="default"/>
      </w:rPr>
    </w:lvl>
    <w:lvl w:ilvl="8" w:tplc="6BB80C34" w:tentative="1">
      <w:start w:val="1"/>
      <w:numFmt w:val="bullet"/>
      <w:lvlText w:val=""/>
      <w:lvlJc w:val="left"/>
      <w:pPr>
        <w:ind w:left="6480" w:hanging="360"/>
      </w:pPr>
      <w:rPr>
        <w:rFonts w:ascii="Wingdings" w:hAnsi="Wingdings" w:hint="default"/>
      </w:rPr>
    </w:lvl>
  </w:abstractNum>
  <w:abstractNum w:abstractNumId="24" w15:restartNumberingAfterBreak="0">
    <w:nsid w:val="50F45481"/>
    <w:multiLevelType w:val="hybridMultilevel"/>
    <w:tmpl w:val="209C860A"/>
    <w:lvl w:ilvl="0" w:tplc="DFDA3164">
      <w:numFmt w:val="bullet"/>
      <w:lvlText w:val=""/>
      <w:lvlJc w:val="left"/>
      <w:pPr>
        <w:ind w:left="720" w:hanging="360"/>
      </w:pPr>
      <w:rPr>
        <w:rFonts w:ascii="Wingdings" w:eastAsiaTheme="minorEastAsia" w:hAnsi="Wingdings" w:cs="Times New Roman" w:hint="default"/>
      </w:rPr>
    </w:lvl>
    <w:lvl w:ilvl="1" w:tplc="2EC0EF56" w:tentative="1">
      <w:start w:val="1"/>
      <w:numFmt w:val="bullet"/>
      <w:lvlText w:val="o"/>
      <w:lvlJc w:val="left"/>
      <w:pPr>
        <w:ind w:left="1440" w:hanging="360"/>
      </w:pPr>
      <w:rPr>
        <w:rFonts w:ascii="Courier New" w:hAnsi="Courier New" w:cs="Courier New" w:hint="default"/>
      </w:rPr>
    </w:lvl>
    <w:lvl w:ilvl="2" w:tplc="55E81738" w:tentative="1">
      <w:start w:val="1"/>
      <w:numFmt w:val="bullet"/>
      <w:lvlText w:val=""/>
      <w:lvlJc w:val="left"/>
      <w:pPr>
        <w:ind w:left="2160" w:hanging="360"/>
      </w:pPr>
      <w:rPr>
        <w:rFonts w:ascii="Wingdings" w:hAnsi="Wingdings" w:hint="default"/>
      </w:rPr>
    </w:lvl>
    <w:lvl w:ilvl="3" w:tplc="381017AC" w:tentative="1">
      <w:start w:val="1"/>
      <w:numFmt w:val="bullet"/>
      <w:lvlText w:val=""/>
      <w:lvlJc w:val="left"/>
      <w:pPr>
        <w:ind w:left="2880" w:hanging="360"/>
      </w:pPr>
      <w:rPr>
        <w:rFonts w:ascii="Symbol" w:hAnsi="Symbol" w:hint="default"/>
      </w:rPr>
    </w:lvl>
    <w:lvl w:ilvl="4" w:tplc="87403158" w:tentative="1">
      <w:start w:val="1"/>
      <w:numFmt w:val="bullet"/>
      <w:lvlText w:val="o"/>
      <w:lvlJc w:val="left"/>
      <w:pPr>
        <w:ind w:left="3600" w:hanging="360"/>
      </w:pPr>
      <w:rPr>
        <w:rFonts w:ascii="Courier New" w:hAnsi="Courier New" w:cs="Courier New" w:hint="default"/>
      </w:rPr>
    </w:lvl>
    <w:lvl w:ilvl="5" w:tplc="54B416BA" w:tentative="1">
      <w:start w:val="1"/>
      <w:numFmt w:val="bullet"/>
      <w:lvlText w:val=""/>
      <w:lvlJc w:val="left"/>
      <w:pPr>
        <w:ind w:left="4320" w:hanging="360"/>
      </w:pPr>
      <w:rPr>
        <w:rFonts w:ascii="Wingdings" w:hAnsi="Wingdings" w:hint="default"/>
      </w:rPr>
    </w:lvl>
    <w:lvl w:ilvl="6" w:tplc="548CDFFC" w:tentative="1">
      <w:start w:val="1"/>
      <w:numFmt w:val="bullet"/>
      <w:lvlText w:val=""/>
      <w:lvlJc w:val="left"/>
      <w:pPr>
        <w:ind w:left="5040" w:hanging="360"/>
      </w:pPr>
      <w:rPr>
        <w:rFonts w:ascii="Symbol" w:hAnsi="Symbol" w:hint="default"/>
      </w:rPr>
    </w:lvl>
    <w:lvl w:ilvl="7" w:tplc="77C4F980" w:tentative="1">
      <w:start w:val="1"/>
      <w:numFmt w:val="bullet"/>
      <w:lvlText w:val="o"/>
      <w:lvlJc w:val="left"/>
      <w:pPr>
        <w:ind w:left="5760" w:hanging="360"/>
      </w:pPr>
      <w:rPr>
        <w:rFonts w:ascii="Courier New" w:hAnsi="Courier New" w:cs="Courier New" w:hint="default"/>
      </w:rPr>
    </w:lvl>
    <w:lvl w:ilvl="8" w:tplc="2E0E54F2" w:tentative="1">
      <w:start w:val="1"/>
      <w:numFmt w:val="bullet"/>
      <w:lvlText w:val=""/>
      <w:lvlJc w:val="left"/>
      <w:pPr>
        <w:ind w:left="6480" w:hanging="360"/>
      </w:pPr>
      <w:rPr>
        <w:rFonts w:ascii="Wingdings" w:hAnsi="Wingdings" w:hint="default"/>
      </w:rPr>
    </w:lvl>
  </w:abstractNum>
  <w:abstractNum w:abstractNumId="25" w15:restartNumberingAfterBreak="0">
    <w:nsid w:val="545D4D12"/>
    <w:multiLevelType w:val="hybridMultilevel"/>
    <w:tmpl w:val="92483744"/>
    <w:lvl w:ilvl="0" w:tplc="11928C3E">
      <w:numFmt w:val="bullet"/>
      <w:lvlText w:val="-"/>
      <w:lvlJc w:val="left"/>
      <w:pPr>
        <w:ind w:left="720" w:hanging="360"/>
      </w:pPr>
      <w:rPr>
        <w:rFonts w:ascii="Calibri" w:eastAsiaTheme="minorEastAsia" w:hAnsi="Calibri" w:cs="Calibri" w:hint="default"/>
      </w:rPr>
    </w:lvl>
    <w:lvl w:ilvl="1" w:tplc="AD3C86C6">
      <w:start w:val="1"/>
      <w:numFmt w:val="bullet"/>
      <w:lvlText w:val="o"/>
      <w:lvlJc w:val="left"/>
      <w:pPr>
        <w:ind w:left="1440" w:hanging="360"/>
      </w:pPr>
      <w:rPr>
        <w:rFonts w:ascii="Courier New" w:hAnsi="Courier New" w:cs="Courier New" w:hint="default"/>
      </w:rPr>
    </w:lvl>
    <w:lvl w:ilvl="2" w:tplc="C3ECEAD6">
      <w:start w:val="1"/>
      <w:numFmt w:val="bullet"/>
      <w:lvlText w:val=""/>
      <w:lvlJc w:val="left"/>
      <w:pPr>
        <w:ind w:left="2160" w:hanging="360"/>
      </w:pPr>
      <w:rPr>
        <w:rFonts w:ascii="Wingdings" w:hAnsi="Wingdings" w:hint="default"/>
      </w:rPr>
    </w:lvl>
    <w:lvl w:ilvl="3" w:tplc="9A3220DA">
      <w:start w:val="1"/>
      <w:numFmt w:val="bullet"/>
      <w:lvlText w:val=""/>
      <w:lvlJc w:val="left"/>
      <w:pPr>
        <w:ind w:left="2880" w:hanging="360"/>
      </w:pPr>
      <w:rPr>
        <w:rFonts w:ascii="Symbol" w:hAnsi="Symbol" w:hint="default"/>
      </w:rPr>
    </w:lvl>
    <w:lvl w:ilvl="4" w:tplc="D722BD06" w:tentative="1">
      <w:start w:val="1"/>
      <w:numFmt w:val="bullet"/>
      <w:lvlText w:val="o"/>
      <w:lvlJc w:val="left"/>
      <w:pPr>
        <w:ind w:left="3600" w:hanging="360"/>
      </w:pPr>
      <w:rPr>
        <w:rFonts w:ascii="Courier New" w:hAnsi="Courier New" w:cs="Courier New" w:hint="default"/>
      </w:rPr>
    </w:lvl>
    <w:lvl w:ilvl="5" w:tplc="06487586" w:tentative="1">
      <w:start w:val="1"/>
      <w:numFmt w:val="bullet"/>
      <w:lvlText w:val=""/>
      <w:lvlJc w:val="left"/>
      <w:pPr>
        <w:ind w:left="4320" w:hanging="360"/>
      </w:pPr>
      <w:rPr>
        <w:rFonts w:ascii="Wingdings" w:hAnsi="Wingdings" w:hint="default"/>
      </w:rPr>
    </w:lvl>
    <w:lvl w:ilvl="6" w:tplc="16DC40B6" w:tentative="1">
      <w:start w:val="1"/>
      <w:numFmt w:val="bullet"/>
      <w:lvlText w:val=""/>
      <w:lvlJc w:val="left"/>
      <w:pPr>
        <w:ind w:left="5040" w:hanging="360"/>
      </w:pPr>
      <w:rPr>
        <w:rFonts w:ascii="Symbol" w:hAnsi="Symbol" w:hint="default"/>
      </w:rPr>
    </w:lvl>
    <w:lvl w:ilvl="7" w:tplc="DC9C0514" w:tentative="1">
      <w:start w:val="1"/>
      <w:numFmt w:val="bullet"/>
      <w:lvlText w:val="o"/>
      <w:lvlJc w:val="left"/>
      <w:pPr>
        <w:ind w:left="5760" w:hanging="360"/>
      </w:pPr>
      <w:rPr>
        <w:rFonts w:ascii="Courier New" w:hAnsi="Courier New" w:cs="Courier New" w:hint="default"/>
      </w:rPr>
    </w:lvl>
    <w:lvl w:ilvl="8" w:tplc="32DC9082" w:tentative="1">
      <w:start w:val="1"/>
      <w:numFmt w:val="bullet"/>
      <w:lvlText w:val=""/>
      <w:lvlJc w:val="left"/>
      <w:pPr>
        <w:ind w:left="6480" w:hanging="360"/>
      </w:pPr>
      <w:rPr>
        <w:rFonts w:ascii="Wingdings" w:hAnsi="Wingdings" w:hint="default"/>
      </w:rPr>
    </w:lvl>
  </w:abstractNum>
  <w:abstractNum w:abstractNumId="26" w15:restartNumberingAfterBreak="0">
    <w:nsid w:val="5B2438B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406672"/>
    <w:multiLevelType w:val="multilevel"/>
    <w:tmpl w:val="E0CEF1B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685089"/>
    <w:multiLevelType w:val="hybridMultilevel"/>
    <w:tmpl w:val="C450CF34"/>
    <w:lvl w:ilvl="0" w:tplc="10BC5A5A">
      <w:start w:val="2"/>
      <w:numFmt w:val="bullet"/>
      <w:lvlText w:val="-"/>
      <w:lvlJc w:val="left"/>
      <w:pPr>
        <w:ind w:left="1200" w:hanging="360"/>
      </w:pPr>
      <w:rPr>
        <w:rFonts w:ascii="Times New Roman" w:eastAsiaTheme="minorEastAsia" w:hAnsi="Times New Roman" w:cs="Times New Roman" w:hint="default"/>
      </w:rPr>
    </w:lvl>
    <w:lvl w:ilvl="1" w:tplc="CBBEBF34">
      <w:start w:val="1"/>
      <w:numFmt w:val="bullet"/>
      <w:lvlText w:val="o"/>
      <w:lvlJc w:val="left"/>
      <w:pPr>
        <w:ind w:left="1920" w:hanging="360"/>
      </w:pPr>
      <w:rPr>
        <w:rFonts w:ascii="Courier New" w:hAnsi="Courier New" w:cs="Courier New" w:hint="default"/>
      </w:rPr>
    </w:lvl>
    <w:lvl w:ilvl="2" w:tplc="D50A5EE0" w:tentative="1">
      <w:start w:val="1"/>
      <w:numFmt w:val="bullet"/>
      <w:lvlText w:val=""/>
      <w:lvlJc w:val="left"/>
      <w:pPr>
        <w:ind w:left="2640" w:hanging="360"/>
      </w:pPr>
      <w:rPr>
        <w:rFonts w:ascii="Wingdings" w:hAnsi="Wingdings" w:hint="default"/>
      </w:rPr>
    </w:lvl>
    <w:lvl w:ilvl="3" w:tplc="24287236" w:tentative="1">
      <w:start w:val="1"/>
      <w:numFmt w:val="bullet"/>
      <w:lvlText w:val=""/>
      <w:lvlJc w:val="left"/>
      <w:pPr>
        <w:ind w:left="3360" w:hanging="360"/>
      </w:pPr>
      <w:rPr>
        <w:rFonts w:ascii="Symbol" w:hAnsi="Symbol" w:hint="default"/>
      </w:rPr>
    </w:lvl>
    <w:lvl w:ilvl="4" w:tplc="0922CF9E" w:tentative="1">
      <w:start w:val="1"/>
      <w:numFmt w:val="bullet"/>
      <w:lvlText w:val="o"/>
      <w:lvlJc w:val="left"/>
      <w:pPr>
        <w:ind w:left="4080" w:hanging="360"/>
      </w:pPr>
      <w:rPr>
        <w:rFonts w:ascii="Courier New" w:hAnsi="Courier New" w:cs="Courier New" w:hint="default"/>
      </w:rPr>
    </w:lvl>
    <w:lvl w:ilvl="5" w:tplc="661217DA" w:tentative="1">
      <w:start w:val="1"/>
      <w:numFmt w:val="bullet"/>
      <w:lvlText w:val=""/>
      <w:lvlJc w:val="left"/>
      <w:pPr>
        <w:ind w:left="4800" w:hanging="360"/>
      </w:pPr>
      <w:rPr>
        <w:rFonts w:ascii="Wingdings" w:hAnsi="Wingdings" w:hint="default"/>
      </w:rPr>
    </w:lvl>
    <w:lvl w:ilvl="6" w:tplc="742C5D78" w:tentative="1">
      <w:start w:val="1"/>
      <w:numFmt w:val="bullet"/>
      <w:lvlText w:val=""/>
      <w:lvlJc w:val="left"/>
      <w:pPr>
        <w:ind w:left="5520" w:hanging="360"/>
      </w:pPr>
      <w:rPr>
        <w:rFonts w:ascii="Symbol" w:hAnsi="Symbol" w:hint="default"/>
      </w:rPr>
    </w:lvl>
    <w:lvl w:ilvl="7" w:tplc="348408EA" w:tentative="1">
      <w:start w:val="1"/>
      <w:numFmt w:val="bullet"/>
      <w:lvlText w:val="o"/>
      <w:lvlJc w:val="left"/>
      <w:pPr>
        <w:ind w:left="6240" w:hanging="360"/>
      </w:pPr>
      <w:rPr>
        <w:rFonts w:ascii="Courier New" w:hAnsi="Courier New" w:cs="Courier New" w:hint="default"/>
      </w:rPr>
    </w:lvl>
    <w:lvl w:ilvl="8" w:tplc="440026E0" w:tentative="1">
      <w:start w:val="1"/>
      <w:numFmt w:val="bullet"/>
      <w:lvlText w:val=""/>
      <w:lvlJc w:val="left"/>
      <w:pPr>
        <w:ind w:left="6960" w:hanging="360"/>
      </w:pPr>
      <w:rPr>
        <w:rFonts w:ascii="Wingdings" w:hAnsi="Wingdings" w:hint="default"/>
      </w:rPr>
    </w:lvl>
  </w:abstractNum>
  <w:abstractNum w:abstractNumId="29" w15:restartNumberingAfterBreak="0">
    <w:nsid w:val="653B6510"/>
    <w:multiLevelType w:val="hybridMultilevel"/>
    <w:tmpl w:val="2B968420"/>
    <w:lvl w:ilvl="0" w:tplc="BCA0BE88">
      <w:start w:val="4"/>
      <w:numFmt w:val="bullet"/>
      <w:lvlText w:val="-"/>
      <w:lvlJc w:val="left"/>
      <w:pPr>
        <w:ind w:left="720" w:hanging="360"/>
      </w:pPr>
      <w:rPr>
        <w:rFonts w:ascii="Yu Mincho" w:eastAsia="Yu Mincho" w:hAnsi="Yu Mincho" w:cstheme="minorBidi" w:hint="eastAsia"/>
      </w:rPr>
    </w:lvl>
    <w:lvl w:ilvl="1" w:tplc="1548AC78">
      <w:start w:val="1"/>
      <w:numFmt w:val="bullet"/>
      <w:lvlText w:val="o"/>
      <w:lvlJc w:val="left"/>
      <w:pPr>
        <w:ind w:left="1440" w:hanging="360"/>
      </w:pPr>
      <w:rPr>
        <w:rFonts w:ascii="Courier New" w:hAnsi="Courier New" w:cs="Courier New" w:hint="default"/>
      </w:rPr>
    </w:lvl>
    <w:lvl w:ilvl="2" w:tplc="20E09E98">
      <w:start w:val="1"/>
      <w:numFmt w:val="bullet"/>
      <w:lvlText w:val=""/>
      <w:lvlJc w:val="left"/>
      <w:pPr>
        <w:ind w:left="2160" w:hanging="360"/>
      </w:pPr>
      <w:rPr>
        <w:rFonts w:ascii="Wingdings" w:hAnsi="Wingdings" w:hint="default"/>
      </w:rPr>
    </w:lvl>
    <w:lvl w:ilvl="3" w:tplc="BB761F62" w:tentative="1">
      <w:start w:val="1"/>
      <w:numFmt w:val="bullet"/>
      <w:lvlText w:val=""/>
      <w:lvlJc w:val="left"/>
      <w:pPr>
        <w:ind w:left="2880" w:hanging="360"/>
      </w:pPr>
      <w:rPr>
        <w:rFonts w:ascii="Symbol" w:hAnsi="Symbol" w:hint="default"/>
      </w:rPr>
    </w:lvl>
    <w:lvl w:ilvl="4" w:tplc="7E0614F8" w:tentative="1">
      <w:start w:val="1"/>
      <w:numFmt w:val="bullet"/>
      <w:lvlText w:val="o"/>
      <w:lvlJc w:val="left"/>
      <w:pPr>
        <w:ind w:left="3600" w:hanging="360"/>
      </w:pPr>
      <w:rPr>
        <w:rFonts w:ascii="Courier New" w:hAnsi="Courier New" w:cs="Courier New" w:hint="default"/>
      </w:rPr>
    </w:lvl>
    <w:lvl w:ilvl="5" w:tplc="CAC20988" w:tentative="1">
      <w:start w:val="1"/>
      <w:numFmt w:val="bullet"/>
      <w:lvlText w:val=""/>
      <w:lvlJc w:val="left"/>
      <w:pPr>
        <w:ind w:left="4320" w:hanging="360"/>
      </w:pPr>
      <w:rPr>
        <w:rFonts w:ascii="Wingdings" w:hAnsi="Wingdings" w:hint="default"/>
      </w:rPr>
    </w:lvl>
    <w:lvl w:ilvl="6" w:tplc="F6804B3A" w:tentative="1">
      <w:start w:val="1"/>
      <w:numFmt w:val="bullet"/>
      <w:lvlText w:val=""/>
      <w:lvlJc w:val="left"/>
      <w:pPr>
        <w:ind w:left="5040" w:hanging="360"/>
      </w:pPr>
      <w:rPr>
        <w:rFonts w:ascii="Symbol" w:hAnsi="Symbol" w:hint="default"/>
      </w:rPr>
    </w:lvl>
    <w:lvl w:ilvl="7" w:tplc="8834D85C" w:tentative="1">
      <w:start w:val="1"/>
      <w:numFmt w:val="bullet"/>
      <w:lvlText w:val="o"/>
      <w:lvlJc w:val="left"/>
      <w:pPr>
        <w:ind w:left="5760" w:hanging="360"/>
      </w:pPr>
      <w:rPr>
        <w:rFonts w:ascii="Courier New" w:hAnsi="Courier New" w:cs="Courier New" w:hint="default"/>
      </w:rPr>
    </w:lvl>
    <w:lvl w:ilvl="8" w:tplc="C97AD658" w:tentative="1">
      <w:start w:val="1"/>
      <w:numFmt w:val="bullet"/>
      <w:lvlText w:val=""/>
      <w:lvlJc w:val="left"/>
      <w:pPr>
        <w:ind w:left="6480" w:hanging="360"/>
      </w:pPr>
      <w:rPr>
        <w:rFonts w:ascii="Wingdings" w:hAnsi="Wingdings" w:hint="default"/>
      </w:rPr>
    </w:lvl>
  </w:abstractNum>
  <w:abstractNum w:abstractNumId="30" w15:restartNumberingAfterBreak="0">
    <w:nsid w:val="66062ED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9CD3219"/>
    <w:multiLevelType w:val="multilevel"/>
    <w:tmpl w:val="313ADA4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187BD5"/>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B6959CE"/>
    <w:multiLevelType w:val="hybridMultilevel"/>
    <w:tmpl w:val="20FEFDB0"/>
    <w:lvl w:ilvl="0" w:tplc="C04EF8E6">
      <w:numFmt w:val="bullet"/>
      <w:lvlText w:val=""/>
      <w:lvlJc w:val="left"/>
      <w:pPr>
        <w:ind w:left="720" w:hanging="360"/>
      </w:pPr>
      <w:rPr>
        <w:rFonts w:ascii="Wingdings" w:eastAsiaTheme="minorEastAsia" w:hAnsi="Wingdings" w:cs="Times New Roman" w:hint="default"/>
      </w:rPr>
    </w:lvl>
    <w:lvl w:ilvl="1" w:tplc="4004644E" w:tentative="1">
      <w:start w:val="1"/>
      <w:numFmt w:val="bullet"/>
      <w:lvlText w:val="o"/>
      <w:lvlJc w:val="left"/>
      <w:pPr>
        <w:ind w:left="1440" w:hanging="360"/>
      </w:pPr>
      <w:rPr>
        <w:rFonts w:ascii="Courier New" w:hAnsi="Courier New" w:cs="Courier New" w:hint="default"/>
      </w:rPr>
    </w:lvl>
    <w:lvl w:ilvl="2" w:tplc="5A8066B8" w:tentative="1">
      <w:start w:val="1"/>
      <w:numFmt w:val="bullet"/>
      <w:lvlText w:val=""/>
      <w:lvlJc w:val="left"/>
      <w:pPr>
        <w:ind w:left="2160" w:hanging="360"/>
      </w:pPr>
      <w:rPr>
        <w:rFonts w:ascii="Wingdings" w:hAnsi="Wingdings" w:hint="default"/>
      </w:rPr>
    </w:lvl>
    <w:lvl w:ilvl="3" w:tplc="0CB4CA82" w:tentative="1">
      <w:start w:val="1"/>
      <w:numFmt w:val="bullet"/>
      <w:lvlText w:val=""/>
      <w:lvlJc w:val="left"/>
      <w:pPr>
        <w:ind w:left="2880" w:hanging="360"/>
      </w:pPr>
      <w:rPr>
        <w:rFonts w:ascii="Symbol" w:hAnsi="Symbol" w:hint="default"/>
      </w:rPr>
    </w:lvl>
    <w:lvl w:ilvl="4" w:tplc="994EC5E6" w:tentative="1">
      <w:start w:val="1"/>
      <w:numFmt w:val="bullet"/>
      <w:lvlText w:val="o"/>
      <w:lvlJc w:val="left"/>
      <w:pPr>
        <w:ind w:left="3600" w:hanging="360"/>
      </w:pPr>
      <w:rPr>
        <w:rFonts w:ascii="Courier New" w:hAnsi="Courier New" w:cs="Courier New" w:hint="default"/>
      </w:rPr>
    </w:lvl>
    <w:lvl w:ilvl="5" w:tplc="C2886C66" w:tentative="1">
      <w:start w:val="1"/>
      <w:numFmt w:val="bullet"/>
      <w:lvlText w:val=""/>
      <w:lvlJc w:val="left"/>
      <w:pPr>
        <w:ind w:left="4320" w:hanging="360"/>
      </w:pPr>
      <w:rPr>
        <w:rFonts w:ascii="Wingdings" w:hAnsi="Wingdings" w:hint="default"/>
      </w:rPr>
    </w:lvl>
    <w:lvl w:ilvl="6" w:tplc="25F6BC84" w:tentative="1">
      <w:start w:val="1"/>
      <w:numFmt w:val="bullet"/>
      <w:lvlText w:val=""/>
      <w:lvlJc w:val="left"/>
      <w:pPr>
        <w:ind w:left="5040" w:hanging="360"/>
      </w:pPr>
      <w:rPr>
        <w:rFonts w:ascii="Symbol" w:hAnsi="Symbol" w:hint="default"/>
      </w:rPr>
    </w:lvl>
    <w:lvl w:ilvl="7" w:tplc="C840C0CE" w:tentative="1">
      <w:start w:val="1"/>
      <w:numFmt w:val="bullet"/>
      <w:lvlText w:val="o"/>
      <w:lvlJc w:val="left"/>
      <w:pPr>
        <w:ind w:left="5760" w:hanging="360"/>
      </w:pPr>
      <w:rPr>
        <w:rFonts w:ascii="Courier New" w:hAnsi="Courier New" w:cs="Courier New" w:hint="default"/>
      </w:rPr>
    </w:lvl>
    <w:lvl w:ilvl="8" w:tplc="24949734" w:tentative="1">
      <w:start w:val="1"/>
      <w:numFmt w:val="bullet"/>
      <w:lvlText w:val=""/>
      <w:lvlJc w:val="left"/>
      <w:pPr>
        <w:ind w:left="6480" w:hanging="360"/>
      </w:pPr>
      <w:rPr>
        <w:rFonts w:ascii="Wingdings" w:hAnsi="Wingdings" w:hint="default"/>
      </w:rPr>
    </w:lvl>
  </w:abstractNum>
  <w:abstractNum w:abstractNumId="34" w15:restartNumberingAfterBreak="0">
    <w:nsid w:val="6D077E1C"/>
    <w:multiLevelType w:val="multilevel"/>
    <w:tmpl w:val="39D049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F03133C"/>
    <w:multiLevelType w:val="hybridMultilevel"/>
    <w:tmpl w:val="7FF419F6"/>
    <w:lvl w:ilvl="0" w:tplc="7144A1A8">
      <w:start w:val="1"/>
      <w:numFmt w:val="upperLetter"/>
      <w:lvlText w:val="%1."/>
      <w:lvlJc w:val="left"/>
      <w:pPr>
        <w:ind w:left="360" w:hanging="360"/>
      </w:pPr>
      <w:rPr>
        <w:rFonts w:hint="default"/>
      </w:rPr>
    </w:lvl>
    <w:lvl w:ilvl="1" w:tplc="2250CE2C" w:tentative="1">
      <w:start w:val="1"/>
      <w:numFmt w:val="aiueoFullWidth"/>
      <w:lvlText w:val="(%2)"/>
      <w:lvlJc w:val="left"/>
      <w:pPr>
        <w:ind w:left="880" w:hanging="440"/>
      </w:pPr>
    </w:lvl>
    <w:lvl w:ilvl="2" w:tplc="F058F722" w:tentative="1">
      <w:start w:val="1"/>
      <w:numFmt w:val="decimalEnclosedCircle"/>
      <w:lvlText w:val="%3"/>
      <w:lvlJc w:val="left"/>
      <w:pPr>
        <w:ind w:left="1320" w:hanging="440"/>
      </w:pPr>
    </w:lvl>
    <w:lvl w:ilvl="3" w:tplc="7BAE63F2" w:tentative="1">
      <w:start w:val="1"/>
      <w:numFmt w:val="decimal"/>
      <w:lvlText w:val="%4."/>
      <w:lvlJc w:val="left"/>
      <w:pPr>
        <w:ind w:left="1760" w:hanging="440"/>
      </w:pPr>
    </w:lvl>
    <w:lvl w:ilvl="4" w:tplc="90CC8092" w:tentative="1">
      <w:start w:val="1"/>
      <w:numFmt w:val="aiueoFullWidth"/>
      <w:lvlText w:val="(%5)"/>
      <w:lvlJc w:val="left"/>
      <w:pPr>
        <w:ind w:left="2200" w:hanging="440"/>
      </w:pPr>
    </w:lvl>
    <w:lvl w:ilvl="5" w:tplc="E7041830" w:tentative="1">
      <w:start w:val="1"/>
      <w:numFmt w:val="decimalEnclosedCircle"/>
      <w:lvlText w:val="%6"/>
      <w:lvlJc w:val="left"/>
      <w:pPr>
        <w:ind w:left="2640" w:hanging="440"/>
      </w:pPr>
    </w:lvl>
    <w:lvl w:ilvl="6" w:tplc="5D52A29A" w:tentative="1">
      <w:start w:val="1"/>
      <w:numFmt w:val="decimal"/>
      <w:lvlText w:val="%7."/>
      <w:lvlJc w:val="left"/>
      <w:pPr>
        <w:ind w:left="3080" w:hanging="440"/>
      </w:pPr>
    </w:lvl>
    <w:lvl w:ilvl="7" w:tplc="6AEAF27C" w:tentative="1">
      <w:start w:val="1"/>
      <w:numFmt w:val="aiueoFullWidth"/>
      <w:lvlText w:val="(%8)"/>
      <w:lvlJc w:val="left"/>
      <w:pPr>
        <w:ind w:left="3520" w:hanging="440"/>
      </w:pPr>
    </w:lvl>
    <w:lvl w:ilvl="8" w:tplc="22BE14BC" w:tentative="1">
      <w:start w:val="1"/>
      <w:numFmt w:val="decimalEnclosedCircle"/>
      <w:lvlText w:val="%9"/>
      <w:lvlJc w:val="left"/>
      <w:pPr>
        <w:ind w:left="3960" w:hanging="440"/>
      </w:pPr>
    </w:lvl>
  </w:abstractNum>
  <w:abstractNum w:abstractNumId="36" w15:restartNumberingAfterBreak="0">
    <w:nsid w:val="72C136DE"/>
    <w:multiLevelType w:val="multilevel"/>
    <w:tmpl w:val="2C0ACD3C"/>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DC3945"/>
    <w:multiLevelType w:val="multilevel"/>
    <w:tmpl w:val="8884A91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FD2942"/>
    <w:multiLevelType w:val="hybridMultilevel"/>
    <w:tmpl w:val="EB0AA454"/>
    <w:lvl w:ilvl="0" w:tplc="0960F39A">
      <w:start w:val="1"/>
      <w:numFmt w:val="decimal"/>
      <w:lvlText w:val="%1)"/>
      <w:lvlJc w:val="left"/>
      <w:pPr>
        <w:ind w:left="360" w:hanging="360"/>
      </w:pPr>
      <w:rPr>
        <w:rFonts w:hint="default"/>
      </w:rPr>
    </w:lvl>
    <w:lvl w:ilvl="1" w:tplc="21B0AA5C" w:tentative="1">
      <w:start w:val="1"/>
      <w:numFmt w:val="aiueoFullWidth"/>
      <w:lvlText w:val="(%2)"/>
      <w:lvlJc w:val="left"/>
      <w:pPr>
        <w:ind w:left="840" w:hanging="420"/>
      </w:pPr>
    </w:lvl>
    <w:lvl w:ilvl="2" w:tplc="18B65ED4" w:tentative="1">
      <w:start w:val="1"/>
      <w:numFmt w:val="decimalEnclosedCircle"/>
      <w:lvlText w:val="%3"/>
      <w:lvlJc w:val="left"/>
      <w:pPr>
        <w:ind w:left="1260" w:hanging="420"/>
      </w:pPr>
    </w:lvl>
    <w:lvl w:ilvl="3" w:tplc="7AFED2DE" w:tentative="1">
      <w:start w:val="1"/>
      <w:numFmt w:val="decimal"/>
      <w:lvlText w:val="%4."/>
      <w:lvlJc w:val="left"/>
      <w:pPr>
        <w:ind w:left="1680" w:hanging="420"/>
      </w:pPr>
    </w:lvl>
    <w:lvl w:ilvl="4" w:tplc="50842FF2" w:tentative="1">
      <w:start w:val="1"/>
      <w:numFmt w:val="aiueoFullWidth"/>
      <w:lvlText w:val="(%5)"/>
      <w:lvlJc w:val="left"/>
      <w:pPr>
        <w:ind w:left="2100" w:hanging="420"/>
      </w:pPr>
    </w:lvl>
    <w:lvl w:ilvl="5" w:tplc="D388843A" w:tentative="1">
      <w:start w:val="1"/>
      <w:numFmt w:val="decimalEnclosedCircle"/>
      <w:lvlText w:val="%6"/>
      <w:lvlJc w:val="left"/>
      <w:pPr>
        <w:ind w:left="2520" w:hanging="420"/>
      </w:pPr>
    </w:lvl>
    <w:lvl w:ilvl="6" w:tplc="2E76E460" w:tentative="1">
      <w:start w:val="1"/>
      <w:numFmt w:val="decimal"/>
      <w:lvlText w:val="%7."/>
      <w:lvlJc w:val="left"/>
      <w:pPr>
        <w:ind w:left="2940" w:hanging="420"/>
      </w:pPr>
    </w:lvl>
    <w:lvl w:ilvl="7" w:tplc="F340A55C" w:tentative="1">
      <w:start w:val="1"/>
      <w:numFmt w:val="aiueoFullWidth"/>
      <w:lvlText w:val="(%8)"/>
      <w:lvlJc w:val="left"/>
      <w:pPr>
        <w:ind w:left="3360" w:hanging="420"/>
      </w:pPr>
    </w:lvl>
    <w:lvl w:ilvl="8" w:tplc="40A21242" w:tentative="1">
      <w:start w:val="1"/>
      <w:numFmt w:val="decimalEnclosedCircle"/>
      <w:lvlText w:val="%9"/>
      <w:lvlJc w:val="left"/>
      <w:pPr>
        <w:ind w:left="3780" w:hanging="420"/>
      </w:pPr>
    </w:lvl>
  </w:abstractNum>
  <w:abstractNum w:abstractNumId="39" w15:restartNumberingAfterBreak="0">
    <w:nsid w:val="7C7A2B9A"/>
    <w:multiLevelType w:val="hybridMultilevel"/>
    <w:tmpl w:val="A8706D6E"/>
    <w:lvl w:ilvl="0" w:tplc="C646FBEA">
      <w:start w:val="1"/>
      <w:numFmt w:val="decimal"/>
      <w:lvlText w:val="%1."/>
      <w:lvlJc w:val="left"/>
      <w:pPr>
        <w:ind w:left="360" w:hanging="360"/>
      </w:pPr>
      <w:rPr>
        <w:rFonts w:hint="default"/>
      </w:rPr>
    </w:lvl>
    <w:lvl w:ilvl="1" w:tplc="F5B4A986" w:tentative="1">
      <w:start w:val="1"/>
      <w:numFmt w:val="aiueoFullWidth"/>
      <w:lvlText w:val="(%2)"/>
      <w:lvlJc w:val="left"/>
      <w:pPr>
        <w:ind w:left="840" w:hanging="420"/>
      </w:pPr>
    </w:lvl>
    <w:lvl w:ilvl="2" w:tplc="F780897E" w:tentative="1">
      <w:start w:val="1"/>
      <w:numFmt w:val="decimalEnclosedCircle"/>
      <w:lvlText w:val="%3"/>
      <w:lvlJc w:val="left"/>
      <w:pPr>
        <w:ind w:left="1260" w:hanging="420"/>
      </w:pPr>
    </w:lvl>
    <w:lvl w:ilvl="3" w:tplc="0A6E59AC" w:tentative="1">
      <w:start w:val="1"/>
      <w:numFmt w:val="decimal"/>
      <w:lvlText w:val="%4."/>
      <w:lvlJc w:val="left"/>
      <w:pPr>
        <w:ind w:left="1680" w:hanging="420"/>
      </w:pPr>
    </w:lvl>
    <w:lvl w:ilvl="4" w:tplc="87E4CBF0" w:tentative="1">
      <w:start w:val="1"/>
      <w:numFmt w:val="aiueoFullWidth"/>
      <w:lvlText w:val="(%5)"/>
      <w:lvlJc w:val="left"/>
      <w:pPr>
        <w:ind w:left="2100" w:hanging="420"/>
      </w:pPr>
    </w:lvl>
    <w:lvl w:ilvl="5" w:tplc="50C27CBC" w:tentative="1">
      <w:start w:val="1"/>
      <w:numFmt w:val="decimalEnclosedCircle"/>
      <w:lvlText w:val="%6"/>
      <w:lvlJc w:val="left"/>
      <w:pPr>
        <w:ind w:left="2520" w:hanging="420"/>
      </w:pPr>
    </w:lvl>
    <w:lvl w:ilvl="6" w:tplc="94BA4A62" w:tentative="1">
      <w:start w:val="1"/>
      <w:numFmt w:val="decimal"/>
      <w:lvlText w:val="%7."/>
      <w:lvlJc w:val="left"/>
      <w:pPr>
        <w:ind w:left="2940" w:hanging="420"/>
      </w:pPr>
    </w:lvl>
    <w:lvl w:ilvl="7" w:tplc="1BA83EC8" w:tentative="1">
      <w:start w:val="1"/>
      <w:numFmt w:val="aiueoFullWidth"/>
      <w:lvlText w:val="(%8)"/>
      <w:lvlJc w:val="left"/>
      <w:pPr>
        <w:ind w:left="3360" w:hanging="420"/>
      </w:pPr>
    </w:lvl>
    <w:lvl w:ilvl="8" w:tplc="CA70A30C" w:tentative="1">
      <w:start w:val="1"/>
      <w:numFmt w:val="decimalEnclosedCircle"/>
      <w:lvlText w:val="%9"/>
      <w:lvlJc w:val="left"/>
      <w:pPr>
        <w:ind w:left="3780" w:hanging="420"/>
      </w:pPr>
    </w:lvl>
  </w:abstractNum>
  <w:num w:numId="1" w16cid:durableId="417481169">
    <w:abstractNumId w:val="38"/>
  </w:num>
  <w:num w:numId="2" w16cid:durableId="1933003170">
    <w:abstractNumId w:val="15"/>
  </w:num>
  <w:num w:numId="3" w16cid:durableId="1018462057">
    <w:abstractNumId w:val="39"/>
  </w:num>
  <w:num w:numId="4" w16cid:durableId="309092846">
    <w:abstractNumId w:val="34"/>
  </w:num>
  <w:num w:numId="5" w16cid:durableId="789132524">
    <w:abstractNumId w:val="14"/>
  </w:num>
  <w:num w:numId="6" w16cid:durableId="661586210">
    <w:abstractNumId w:val="17"/>
  </w:num>
  <w:num w:numId="7" w16cid:durableId="2010057153">
    <w:abstractNumId w:val="37"/>
  </w:num>
  <w:num w:numId="8" w16cid:durableId="1992903478">
    <w:abstractNumId w:val="22"/>
  </w:num>
  <w:num w:numId="9" w16cid:durableId="695542563">
    <w:abstractNumId w:val="27"/>
  </w:num>
  <w:num w:numId="10" w16cid:durableId="1957715556">
    <w:abstractNumId w:val="10"/>
  </w:num>
  <w:num w:numId="11" w16cid:durableId="28721890">
    <w:abstractNumId w:val="31"/>
  </w:num>
  <w:num w:numId="12" w16cid:durableId="1128740068">
    <w:abstractNumId w:val="20"/>
  </w:num>
  <w:num w:numId="13" w16cid:durableId="576480664">
    <w:abstractNumId w:val="21"/>
  </w:num>
  <w:num w:numId="14" w16cid:durableId="2028558746">
    <w:abstractNumId w:val="18"/>
  </w:num>
  <w:num w:numId="15" w16cid:durableId="144589561">
    <w:abstractNumId w:val="36"/>
  </w:num>
  <w:num w:numId="16" w16cid:durableId="49352862">
    <w:abstractNumId w:val="29"/>
  </w:num>
  <w:num w:numId="17" w16cid:durableId="641665980">
    <w:abstractNumId w:val="28"/>
  </w:num>
  <w:num w:numId="18" w16cid:durableId="948469468">
    <w:abstractNumId w:val="23"/>
  </w:num>
  <w:num w:numId="19" w16cid:durableId="2141919336">
    <w:abstractNumId w:val="25"/>
  </w:num>
  <w:num w:numId="20" w16cid:durableId="667565137">
    <w:abstractNumId w:val="24"/>
  </w:num>
  <w:num w:numId="21" w16cid:durableId="1561749259">
    <w:abstractNumId w:val="19"/>
  </w:num>
  <w:num w:numId="22" w16cid:durableId="699623862">
    <w:abstractNumId w:val="33"/>
  </w:num>
  <w:num w:numId="23" w16cid:durableId="2067876523">
    <w:abstractNumId w:val="12"/>
  </w:num>
  <w:num w:numId="24" w16cid:durableId="1200244217">
    <w:abstractNumId w:val="26"/>
  </w:num>
  <w:num w:numId="25" w16cid:durableId="23597580">
    <w:abstractNumId w:val="30"/>
  </w:num>
  <w:num w:numId="26" w16cid:durableId="2060544554">
    <w:abstractNumId w:val="32"/>
  </w:num>
  <w:num w:numId="27" w16cid:durableId="1290239520">
    <w:abstractNumId w:val="9"/>
  </w:num>
  <w:num w:numId="28" w16cid:durableId="545069212">
    <w:abstractNumId w:val="7"/>
  </w:num>
  <w:num w:numId="29" w16cid:durableId="1560704527">
    <w:abstractNumId w:val="6"/>
  </w:num>
  <w:num w:numId="30" w16cid:durableId="1428381536">
    <w:abstractNumId w:val="5"/>
  </w:num>
  <w:num w:numId="31" w16cid:durableId="1441871754">
    <w:abstractNumId w:val="4"/>
  </w:num>
  <w:num w:numId="32" w16cid:durableId="1555502939">
    <w:abstractNumId w:val="8"/>
  </w:num>
  <w:num w:numId="33" w16cid:durableId="1603759977">
    <w:abstractNumId w:val="3"/>
  </w:num>
  <w:num w:numId="34" w16cid:durableId="267931938">
    <w:abstractNumId w:val="2"/>
  </w:num>
  <w:num w:numId="35" w16cid:durableId="618295369">
    <w:abstractNumId w:val="1"/>
  </w:num>
  <w:num w:numId="36" w16cid:durableId="135725374">
    <w:abstractNumId w:val="0"/>
  </w:num>
  <w:num w:numId="37" w16cid:durableId="1017269291">
    <w:abstractNumId w:val="16"/>
  </w:num>
  <w:num w:numId="38" w16cid:durableId="1996646975">
    <w:abstractNumId w:val="11"/>
  </w:num>
  <w:num w:numId="39" w16cid:durableId="977536890">
    <w:abstractNumId w:val="13"/>
  </w:num>
  <w:num w:numId="40" w16cid:durableId="2075808478">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裕亮 渡邉">
    <w15:presenceInfo w15:providerId="Windows Live" w15:userId="12f1169924695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DateAndTime/>
  <w:bordersDoNotSurroundHeader/>
  <w:bordersDoNotSurroundFooter/>
  <w:trackRevisions/>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3NzczMjSzNDM3NzJV0lEKTi0uzszPAymwNKgFAHGVyrAtAAAA"/>
    <w:docVar w:name="EN.InstantFormat" w:val="&lt;ENInstantFormat&gt;&lt;Enabled&gt;0&lt;/Enabled&gt;&lt;ScanUnformatted&gt;1&lt;/ScanUnformatted&gt;&lt;ScanChanges&gt;1&lt;/ScanChanges&gt;&lt;Suspended&gt;0&lt;/Suspended&gt;&lt;/ENInstantFormat&gt;"/>
    <w:docVar w:name="EN.Layout" w:val="&lt;ENLayout&gt;&lt;Style&gt;7ZJDL7KL-AJE7ZJDL7KL-AJE&lt;/Style&gt;&lt;LeftDelim&gt;{&lt;/LeftDelim&gt;&lt;RightDelim&gt;}&lt;/RightDelim&gt;&lt;FontName&gt;Yu Mincho&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dpxzxrxpfvt2exrs55x0v5dw5arswe9ssa&quot;&gt;7ZJDL7KL&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record-ids&gt;&lt;/item&gt;&lt;/Libraries&gt;"/>
    <w:docVar w:name="MachineID" w:val="202|199|197|190|207|197|205|204|197|188|186|197|189|189|197|201|189|"/>
    <w:docVar w:name="Username" w:val="Editor"/>
  </w:docVars>
  <w:rsids>
    <w:rsidRoot w:val="00EE75E4"/>
    <w:rsid w:val="00000573"/>
    <w:rsid w:val="00000798"/>
    <w:rsid w:val="00000B22"/>
    <w:rsid w:val="00000E5E"/>
    <w:rsid w:val="000010A6"/>
    <w:rsid w:val="000012AE"/>
    <w:rsid w:val="0000190B"/>
    <w:rsid w:val="000020A6"/>
    <w:rsid w:val="000021C7"/>
    <w:rsid w:val="000022B3"/>
    <w:rsid w:val="0000286A"/>
    <w:rsid w:val="00002920"/>
    <w:rsid w:val="00002B15"/>
    <w:rsid w:val="00002CFE"/>
    <w:rsid w:val="00002FD5"/>
    <w:rsid w:val="000033BB"/>
    <w:rsid w:val="0000363D"/>
    <w:rsid w:val="000036E9"/>
    <w:rsid w:val="00003984"/>
    <w:rsid w:val="00003EAF"/>
    <w:rsid w:val="0000432D"/>
    <w:rsid w:val="00004C0E"/>
    <w:rsid w:val="00004E46"/>
    <w:rsid w:val="00004F22"/>
    <w:rsid w:val="00004FE2"/>
    <w:rsid w:val="0000551E"/>
    <w:rsid w:val="000056AD"/>
    <w:rsid w:val="000056EF"/>
    <w:rsid w:val="000056F7"/>
    <w:rsid w:val="00005768"/>
    <w:rsid w:val="0000580A"/>
    <w:rsid w:val="00005917"/>
    <w:rsid w:val="00005A68"/>
    <w:rsid w:val="00005B2C"/>
    <w:rsid w:val="00005E28"/>
    <w:rsid w:val="0000618A"/>
    <w:rsid w:val="00006203"/>
    <w:rsid w:val="000062A9"/>
    <w:rsid w:val="00006674"/>
    <w:rsid w:val="00006993"/>
    <w:rsid w:val="000069CB"/>
    <w:rsid w:val="00006BB8"/>
    <w:rsid w:val="00006D26"/>
    <w:rsid w:val="000073DB"/>
    <w:rsid w:val="000076ED"/>
    <w:rsid w:val="000077AB"/>
    <w:rsid w:val="00007862"/>
    <w:rsid w:val="000079E0"/>
    <w:rsid w:val="00010024"/>
    <w:rsid w:val="0001020F"/>
    <w:rsid w:val="00010982"/>
    <w:rsid w:val="00010A3E"/>
    <w:rsid w:val="00010CE8"/>
    <w:rsid w:val="00010F52"/>
    <w:rsid w:val="0001131E"/>
    <w:rsid w:val="000114D4"/>
    <w:rsid w:val="00011530"/>
    <w:rsid w:val="000116F9"/>
    <w:rsid w:val="00011956"/>
    <w:rsid w:val="00011CFF"/>
    <w:rsid w:val="0001201A"/>
    <w:rsid w:val="00012132"/>
    <w:rsid w:val="000121C3"/>
    <w:rsid w:val="00012509"/>
    <w:rsid w:val="00012A97"/>
    <w:rsid w:val="00012B25"/>
    <w:rsid w:val="00013185"/>
    <w:rsid w:val="00013C9C"/>
    <w:rsid w:val="00014181"/>
    <w:rsid w:val="00014799"/>
    <w:rsid w:val="0001491A"/>
    <w:rsid w:val="00014AFB"/>
    <w:rsid w:val="00014D3D"/>
    <w:rsid w:val="00014F2E"/>
    <w:rsid w:val="00015380"/>
    <w:rsid w:val="00015ED7"/>
    <w:rsid w:val="00016024"/>
    <w:rsid w:val="00016151"/>
    <w:rsid w:val="00016283"/>
    <w:rsid w:val="00016377"/>
    <w:rsid w:val="000174C9"/>
    <w:rsid w:val="00017650"/>
    <w:rsid w:val="0001773D"/>
    <w:rsid w:val="00017A25"/>
    <w:rsid w:val="00017C0C"/>
    <w:rsid w:val="00020462"/>
    <w:rsid w:val="00020717"/>
    <w:rsid w:val="00020F07"/>
    <w:rsid w:val="000210DF"/>
    <w:rsid w:val="000211B3"/>
    <w:rsid w:val="000211ED"/>
    <w:rsid w:val="00021290"/>
    <w:rsid w:val="000215B2"/>
    <w:rsid w:val="0002180D"/>
    <w:rsid w:val="00021E64"/>
    <w:rsid w:val="0002202D"/>
    <w:rsid w:val="000222EB"/>
    <w:rsid w:val="0002230F"/>
    <w:rsid w:val="000223E2"/>
    <w:rsid w:val="000228D9"/>
    <w:rsid w:val="00022954"/>
    <w:rsid w:val="00022A93"/>
    <w:rsid w:val="00022D78"/>
    <w:rsid w:val="00022DBD"/>
    <w:rsid w:val="00022FD2"/>
    <w:rsid w:val="00023639"/>
    <w:rsid w:val="000236A5"/>
    <w:rsid w:val="0002374F"/>
    <w:rsid w:val="00023BC1"/>
    <w:rsid w:val="00023DD7"/>
    <w:rsid w:val="00024172"/>
    <w:rsid w:val="000241A8"/>
    <w:rsid w:val="00024433"/>
    <w:rsid w:val="00024518"/>
    <w:rsid w:val="00024BA0"/>
    <w:rsid w:val="000253AC"/>
    <w:rsid w:val="00025BD8"/>
    <w:rsid w:val="00025C3A"/>
    <w:rsid w:val="00025E10"/>
    <w:rsid w:val="00025F9B"/>
    <w:rsid w:val="0002652E"/>
    <w:rsid w:val="000267AC"/>
    <w:rsid w:val="000269F3"/>
    <w:rsid w:val="00026D08"/>
    <w:rsid w:val="00026FCD"/>
    <w:rsid w:val="0002701B"/>
    <w:rsid w:val="00027020"/>
    <w:rsid w:val="000271AF"/>
    <w:rsid w:val="00027BAC"/>
    <w:rsid w:val="00027E79"/>
    <w:rsid w:val="00027E8D"/>
    <w:rsid w:val="00027FB5"/>
    <w:rsid w:val="0003027D"/>
    <w:rsid w:val="0003027E"/>
    <w:rsid w:val="0003038B"/>
    <w:rsid w:val="000305E4"/>
    <w:rsid w:val="0003064E"/>
    <w:rsid w:val="0003065B"/>
    <w:rsid w:val="00030669"/>
    <w:rsid w:val="00030BCF"/>
    <w:rsid w:val="00031142"/>
    <w:rsid w:val="000311CB"/>
    <w:rsid w:val="000311EE"/>
    <w:rsid w:val="00031252"/>
    <w:rsid w:val="000314AD"/>
    <w:rsid w:val="000317EB"/>
    <w:rsid w:val="0003190E"/>
    <w:rsid w:val="00031980"/>
    <w:rsid w:val="000321FB"/>
    <w:rsid w:val="00032256"/>
    <w:rsid w:val="000322A5"/>
    <w:rsid w:val="000322E5"/>
    <w:rsid w:val="00032769"/>
    <w:rsid w:val="00032872"/>
    <w:rsid w:val="0003289A"/>
    <w:rsid w:val="00032A74"/>
    <w:rsid w:val="00032AFF"/>
    <w:rsid w:val="00032B38"/>
    <w:rsid w:val="00033048"/>
    <w:rsid w:val="000330AD"/>
    <w:rsid w:val="000330C7"/>
    <w:rsid w:val="00033217"/>
    <w:rsid w:val="00033599"/>
    <w:rsid w:val="00033743"/>
    <w:rsid w:val="00033778"/>
    <w:rsid w:val="00033AEA"/>
    <w:rsid w:val="00033BC2"/>
    <w:rsid w:val="00033BD2"/>
    <w:rsid w:val="00033C06"/>
    <w:rsid w:val="00033C4B"/>
    <w:rsid w:val="00033DE0"/>
    <w:rsid w:val="00033EF7"/>
    <w:rsid w:val="00033F1B"/>
    <w:rsid w:val="00033F43"/>
    <w:rsid w:val="00034553"/>
    <w:rsid w:val="000349AA"/>
    <w:rsid w:val="00034AA2"/>
    <w:rsid w:val="00034BA3"/>
    <w:rsid w:val="00034D56"/>
    <w:rsid w:val="00034E77"/>
    <w:rsid w:val="000350F9"/>
    <w:rsid w:val="0003540C"/>
    <w:rsid w:val="00035449"/>
    <w:rsid w:val="00035457"/>
    <w:rsid w:val="000354DD"/>
    <w:rsid w:val="00035516"/>
    <w:rsid w:val="000355EA"/>
    <w:rsid w:val="0003589D"/>
    <w:rsid w:val="00035A22"/>
    <w:rsid w:val="00035E19"/>
    <w:rsid w:val="00035E31"/>
    <w:rsid w:val="0003632B"/>
    <w:rsid w:val="000363C6"/>
    <w:rsid w:val="00036430"/>
    <w:rsid w:val="000366FA"/>
    <w:rsid w:val="00036AC6"/>
    <w:rsid w:val="00036B2E"/>
    <w:rsid w:val="00036D70"/>
    <w:rsid w:val="000378A9"/>
    <w:rsid w:val="000379EF"/>
    <w:rsid w:val="00037CD1"/>
    <w:rsid w:val="00037D19"/>
    <w:rsid w:val="00040052"/>
    <w:rsid w:val="0004024F"/>
    <w:rsid w:val="000403F5"/>
    <w:rsid w:val="00040433"/>
    <w:rsid w:val="00040809"/>
    <w:rsid w:val="00040E6D"/>
    <w:rsid w:val="00040F91"/>
    <w:rsid w:val="00041154"/>
    <w:rsid w:val="000419A5"/>
    <w:rsid w:val="00041B36"/>
    <w:rsid w:val="00041EF7"/>
    <w:rsid w:val="0004212F"/>
    <w:rsid w:val="00042165"/>
    <w:rsid w:val="00042185"/>
    <w:rsid w:val="0004250C"/>
    <w:rsid w:val="00042544"/>
    <w:rsid w:val="000425C9"/>
    <w:rsid w:val="000425F9"/>
    <w:rsid w:val="0004264D"/>
    <w:rsid w:val="0004272D"/>
    <w:rsid w:val="00042A04"/>
    <w:rsid w:val="00042ABF"/>
    <w:rsid w:val="00042B77"/>
    <w:rsid w:val="0004357B"/>
    <w:rsid w:val="000441F9"/>
    <w:rsid w:val="0004424B"/>
    <w:rsid w:val="000442AE"/>
    <w:rsid w:val="000445DD"/>
    <w:rsid w:val="00044669"/>
    <w:rsid w:val="00044A29"/>
    <w:rsid w:val="00044ACE"/>
    <w:rsid w:val="00044C96"/>
    <w:rsid w:val="00045539"/>
    <w:rsid w:val="000456BD"/>
    <w:rsid w:val="00045FA6"/>
    <w:rsid w:val="00045FAB"/>
    <w:rsid w:val="000461AA"/>
    <w:rsid w:val="0004633E"/>
    <w:rsid w:val="0004636F"/>
    <w:rsid w:val="000464E4"/>
    <w:rsid w:val="00046760"/>
    <w:rsid w:val="00046ADF"/>
    <w:rsid w:val="00046EBD"/>
    <w:rsid w:val="00047048"/>
    <w:rsid w:val="000474B0"/>
    <w:rsid w:val="00047542"/>
    <w:rsid w:val="00047768"/>
    <w:rsid w:val="00047D1C"/>
    <w:rsid w:val="0005072A"/>
    <w:rsid w:val="0005083B"/>
    <w:rsid w:val="00050CE7"/>
    <w:rsid w:val="00051033"/>
    <w:rsid w:val="00051058"/>
    <w:rsid w:val="00051078"/>
    <w:rsid w:val="000512C3"/>
    <w:rsid w:val="00051A4D"/>
    <w:rsid w:val="00051BBA"/>
    <w:rsid w:val="00051D7F"/>
    <w:rsid w:val="0005208B"/>
    <w:rsid w:val="00052468"/>
    <w:rsid w:val="0005249A"/>
    <w:rsid w:val="000524F4"/>
    <w:rsid w:val="0005293C"/>
    <w:rsid w:val="00052AAF"/>
    <w:rsid w:val="00052B24"/>
    <w:rsid w:val="00052C59"/>
    <w:rsid w:val="00052D98"/>
    <w:rsid w:val="00052DA6"/>
    <w:rsid w:val="00052FCD"/>
    <w:rsid w:val="0005374E"/>
    <w:rsid w:val="000537EE"/>
    <w:rsid w:val="00053B49"/>
    <w:rsid w:val="00053B9A"/>
    <w:rsid w:val="00053C6C"/>
    <w:rsid w:val="00053D08"/>
    <w:rsid w:val="00053F7D"/>
    <w:rsid w:val="00054122"/>
    <w:rsid w:val="00054187"/>
    <w:rsid w:val="0005425F"/>
    <w:rsid w:val="000545E6"/>
    <w:rsid w:val="00054707"/>
    <w:rsid w:val="00054A8F"/>
    <w:rsid w:val="00054ED7"/>
    <w:rsid w:val="000550A1"/>
    <w:rsid w:val="00055811"/>
    <w:rsid w:val="00055BC3"/>
    <w:rsid w:val="00055D6B"/>
    <w:rsid w:val="00056095"/>
    <w:rsid w:val="00056152"/>
    <w:rsid w:val="000561FD"/>
    <w:rsid w:val="000563B6"/>
    <w:rsid w:val="00056719"/>
    <w:rsid w:val="000567BE"/>
    <w:rsid w:val="00056972"/>
    <w:rsid w:val="00056F01"/>
    <w:rsid w:val="00057082"/>
    <w:rsid w:val="00057258"/>
    <w:rsid w:val="00057300"/>
    <w:rsid w:val="00057411"/>
    <w:rsid w:val="000574D0"/>
    <w:rsid w:val="00057709"/>
    <w:rsid w:val="00057C6F"/>
    <w:rsid w:val="000600F3"/>
    <w:rsid w:val="0006029C"/>
    <w:rsid w:val="00060910"/>
    <w:rsid w:val="00060E2E"/>
    <w:rsid w:val="000613D8"/>
    <w:rsid w:val="00061764"/>
    <w:rsid w:val="0006182F"/>
    <w:rsid w:val="00061981"/>
    <w:rsid w:val="00061CDC"/>
    <w:rsid w:val="00062209"/>
    <w:rsid w:val="0006223C"/>
    <w:rsid w:val="0006230D"/>
    <w:rsid w:val="00062861"/>
    <w:rsid w:val="00062F8B"/>
    <w:rsid w:val="0006315D"/>
    <w:rsid w:val="000632EA"/>
    <w:rsid w:val="00063368"/>
    <w:rsid w:val="000633B5"/>
    <w:rsid w:val="00063CB6"/>
    <w:rsid w:val="00063E2C"/>
    <w:rsid w:val="00064238"/>
    <w:rsid w:val="0006423C"/>
    <w:rsid w:val="00064240"/>
    <w:rsid w:val="00064739"/>
    <w:rsid w:val="00064741"/>
    <w:rsid w:val="00064B92"/>
    <w:rsid w:val="000654B1"/>
    <w:rsid w:val="000654B2"/>
    <w:rsid w:val="0006553F"/>
    <w:rsid w:val="0006575D"/>
    <w:rsid w:val="00065788"/>
    <w:rsid w:val="00065801"/>
    <w:rsid w:val="0006593D"/>
    <w:rsid w:val="00065B10"/>
    <w:rsid w:val="00065B5C"/>
    <w:rsid w:val="00065C1F"/>
    <w:rsid w:val="00065D5D"/>
    <w:rsid w:val="000665AA"/>
    <w:rsid w:val="00066787"/>
    <w:rsid w:val="00066928"/>
    <w:rsid w:val="00066938"/>
    <w:rsid w:val="00066A47"/>
    <w:rsid w:val="00066C01"/>
    <w:rsid w:val="00066D24"/>
    <w:rsid w:val="00066EFB"/>
    <w:rsid w:val="00066FD4"/>
    <w:rsid w:val="0006733E"/>
    <w:rsid w:val="00067526"/>
    <w:rsid w:val="000676F5"/>
    <w:rsid w:val="00067731"/>
    <w:rsid w:val="0006791C"/>
    <w:rsid w:val="00067986"/>
    <w:rsid w:val="00067C5D"/>
    <w:rsid w:val="00067CE0"/>
    <w:rsid w:val="000700A5"/>
    <w:rsid w:val="0007023B"/>
    <w:rsid w:val="0007056F"/>
    <w:rsid w:val="00070884"/>
    <w:rsid w:val="00070D13"/>
    <w:rsid w:val="00070E80"/>
    <w:rsid w:val="00070F5E"/>
    <w:rsid w:val="00070F82"/>
    <w:rsid w:val="00071087"/>
    <w:rsid w:val="0007113A"/>
    <w:rsid w:val="00071430"/>
    <w:rsid w:val="000717E4"/>
    <w:rsid w:val="0007211C"/>
    <w:rsid w:val="000722BF"/>
    <w:rsid w:val="000723B9"/>
    <w:rsid w:val="00072901"/>
    <w:rsid w:val="00072D3D"/>
    <w:rsid w:val="00072F39"/>
    <w:rsid w:val="00072F6E"/>
    <w:rsid w:val="000733CF"/>
    <w:rsid w:val="000734E5"/>
    <w:rsid w:val="00073500"/>
    <w:rsid w:val="00073701"/>
    <w:rsid w:val="00073781"/>
    <w:rsid w:val="0007416C"/>
    <w:rsid w:val="00074287"/>
    <w:rsid w:val="00074305"/>
    <w:rsid w:val="00074364"/>
    <w:rsid w:val="000743E3"/>
    <w:rsid w:val="00074441"/>
    <w:rsid w:val="00074539"/>
    <w:rsid w:val="0007478D"/>
    <w:rsid w:val="00074A30"/>
    <w:rsid w:val="00074AB2"/>
    <w:rsid w:val="00074C38"/>
    <w:rsid w:val="0007563D"/>
    <w:rsid w:val="000757D5"/>
    <w:rsid w:val="000757E8"/>
    <w:rsid w:val="00075FDD"/>
    <w:rsid w:val="000762D8"/>
    <w:rsid w:val="0007663E"/>
    <w:rsid w:val="00076BB3"/>
    <w:rsid w:val="00076E2A"/>
    <w:rsid w:val="0007710E"/>
    <w:rsid w:val="000771DF"/>
    <w:rsid w:val="00077657"/>
    <w:rsid w:val="0007772D"/>
    <w:rsid w:val="00077C9A"/>
    <w:rsid w:val="00080134"/>
    <w:rsid w:val="0008016F"/>
    <w:rsid w:val="00080238"/>
    <w:rsid w:val="000804C1"/>
    <w:rsid w:val="00080785"/>
    <w:rsid w:val="000816A8"/>
    <w:rsid w:val="00081AEC"/>
    <w:rsid w:val="00081B62"/>
    <w:rsid w:val="00081E64"/>
    <w:rsid w:val="000825D8"/>
    <w:rsid w:val="000826AD"/>
    <w:rsid w:val="00082B1E"/>
    <w:rsid w:val="00082CCB"/>
    <w:rsid w:val="00083123"/>
    <w:rsid w:val="0008342A"/>
    <w:rsid w:val="000834AD"/>
    <w:rsid w:val="00083837"/>
    <w:rsid w:val="00083872"/>
    <w:rsid w:val="00083B58"/>
    <w:rsid w:val="00083C55"/>
    <w:rsid w:val="00083DF0"/>
    <w:rsid w:val="00083E63"/>
    <w:rsid w:val="00083E82"/>
    <w:rsid w:val="0008441D"/>
    <w:rsid w:val="000848DA"/>
    <w:rsid w:val="00084B79"/>
    <w:rsid w:val="00084C0F"/>
    <w:rsid w:val="00084DA0"/>
    <w:rsid w:val="00084E07"/>
    <w:rsid w:val="00085999"/>
    <w:rsid w:val="00085C7B"/>
    <w:rsid w:val="00085CA3"/>
    <w:rsid w:val="000861AE"/>
    <w:rsid w:val="0008652A"/>
    <w:rsid w:val="00086DC6"/>
    <w:rsid w:val="00086E68"/>
    <w:rsid w:val="000873AA"/>
    <w:rsid w:val="0008770D"/>
    <w:rsid w:val="0008771C"/>
    <w:rsid w:val="00087755"/>
    <w:rsid w:val="000878D0"/>
    <w:rsid w:val="00087B52"/>
    <w:rsid w:val="00087EAD"/>
    <w:rsid w:val="00087EEB"/>
    <w:rsid w:val="0009004B"/>
    <w:rsid w:val="000901AA"/>
    <w:rsid w:val="000907CB"/>
    <w:rsid w:val="00090C07"/>
    <w:rsid w:val="00090C3F"/>
    <w:rsid w:val="00090D50"/>
    <w:rsid w:val="00090DD4"/>
    <w:rsid w:val="00090E11"/>
    <w:rsid w:val="00090FE8"/>
    <w:rsid w:val="00091194"/>
    <w:rsid w:val="0009151D"/>
    <w:rsid w:val="00091635"/>
    <w:rsid w:val="00091828"/>
    <w:rsid w:val="000919B1"/>
    <w:rsid w:val="00091E42"/>
    <w:rsid w:val="00091E77"/>
    <w:rsid w:val="0009230D"/>
    <w:rsid w:val="000925C4"/>
    <w:rsid w:val="00092990"/>
    <w:rsid w:val="00092BE6"/>
    <w:rsid w:val="00092F8A"/>
    <w:rsid w:val="000930D0"/>
    <w:rsid w:val="000937E7"/>
    <w:rsid w:val="00093C25"/>
    <w:rsid w:val="00093C69"/>
    <w:rsid w:val="00093EF4"/>
    <w:rsid w:val="00093F3E"/>
    <w:rsid w:val="00093F47"/>
    <w:rsid w:val="00094198"/>
    <w:rsid w:val="000943E1"/>
    <w:rsid w:val="000945C0"/>
    <w:rsid w:val="000948A1"/>
    <w:rsid w:val="000948CF"/>
    <w:rsid w:val="00094D91"/>
    <w:rsid w:val="00094E9D"/>
    <w:rsid w:val="00094F97"/>
    <w:rsid w:val="00094FBB"/>
    <w:rsid w:val="00095327"/>
    <w:rsid w:val="000955B7"/>
    <w:rsid w:val="0009592C"/>
    <w:rsid w:val="00095EBE"/>
    <w:rsid w:val="000960E2"/>
    <w:rsid w:val="00096465"/>
    <w:rsid w:val="000965E1"/>
    <w:rsid w:val="0009677B"/>
    <w:rsid w:val="0009694C"/>
    <w:rsid w:val="00096967"/>
    <w:rsid w:val="00096B24"/>
    <w:rsid w:val="00097132"/>
    <w:rsid w:val="0009713C"/>
    <w:rsid w:val="00097157"/>
    <w:rsid w:val="0009759B"/>
    <w:rsid w:val="000976F6"/>
    <w:rsid w:val="00097902"/>
    <w:rsid w:val="000979EB"/>
    <w:rsid w:val="00097C2B"/>
    <w:rsid w:val="000A026F"/>
    <w:rsid w:val="000A043E"/>
    <w:rsid w:val="000A056A"/>
    <w:rsid w:val="000A0812"/>
    <w:rsid w:val="000A0A7A"/>
    <w:rsid w:val="000A0C3F"/>
    <w:rsid w:val="000A0D7B"/>
    <w:rsid w:val="000A0E8D"/>
    <w:rsid w:val="000A10C4"/>
    <w:rsid w:val="000A1299"/>
    <w:rsid w:val="000A12A9"/>
    <w:rsid w:val="000A1889"/>
    <w:rsid w:val="000A1C64"/>
    <w:rsid w:val="000A1C99"/>
    <w:rsid w:val="000A20A7"/>
    <w:rsid w:val="000A2113"/>
    <w:rsid w:val="000A2A05"/>
    <w:rsid w:val="000A2C51"/>
    <w:rsid w:val="000A2D20"/>
    <w:rsid w:val="000A2E3D"/>
    <w:rsid w:val="000A3048"/>
    <w:rsid w:val="000A3092"/>
    <w:rsid w:val="000A30EB"/>
    <w:rsid w:val="000A31E8"/>
    <w:rsid w:val="000A3265"/>
    <w:rsid w:val="000A362B"/>
    <w:rsid w:val="000A36B7"/>
    <w:rsid w:val="000A3750"/>
    <w:rsid w:val="000A3826"/>
    <w:rsid w:val="000A3855"/>
    <w:rsid w:val="000A4D41"/>
    <w:rsid w:val="000A4EB9"/>
    <w:rsid w:val="000A54A3"/>
    <w:rsid w:val="000A54F8"/>
    <w:rsid w:val="000A560C"/>
    <w:rsid w:val="000A5C46"/>
    <w:rsid w:val="000A6198"/>
    <w:rsid w:val="000A6A0F"/>
    <w:rsid w:val="000A6BC2"/>
    <w:rsid w:val="000A6C86"/>
    <w:rsid w:val="000A7049"/>
    <w:rsid w:val="000A70EB"/>
    <w:rsid w:val="000A7527"/>
    <w:rsid w:val="000A79A6"/>
    <w:rsid w:val="000A7A8A"/>
    <w:rsid w:val="000A7AC6"/>
    <w:rsid w:val="000A7C30"/>
    <w:rsid w:val="000A7D47"/>
    <w:rsid w:val="000A7EA6"/>
    <w:rsid w:val="000B008E"/>
    <w:rsid w:val="000B02F4"/>
    <w:rsid w:val="000B0388"/>
    <w:rsid w:val="000B064F"/>
    <w:rsid w:val="000B067C"/>
    <w:rsid w:val="000B0731"/>
    <w:rsid w:val="000B0D37"/>
    <w:rsid w:val="000B11BF"/>
    <w:rsid w:val="000B14DF"/>
    <w:rsid w:val="000B1870"/>
    <w:rsid w:val="000B18BB"/>
    <w:rsid w:val="000B1E24"/>
    <w:rsid w:val="000B1FD5"/>
    <w:rsid w:val="000B20DB"/>
    <w:rsid w:val="000B20F3"/>
    <w:rsid w:val="000B2500"/>
    <w:rsid w:val="000B2C16"/>
    <w:rsid w:val="000B2E20"/>
    <w:rsid w:val="000B33B3"/>
    <w:rsid w:val="000B3927"/>
    <w:rsid w:val="000B3F23"/>
    <w:rsid w:val="000B40A0"/>
    <w:rsid w:val="000B41EB"/>
    <w:rsid w:val="000B4220"/>
    <w:rsid w:val="000B44DA"/>
    <w:rsid w:val="000B46F6"/>
    <w:rsid w:val="000B4BD1"/>
    <w:rsid w:val="000B4D9F"/>
    <w:rsid w:val="000B4DA7"/>
    <w:rsid w:val="000B4ECF"/>
    <w:rsid w:val="000B4F69"/>
    <w:rsid w:val="000B5922"/>
    <w:rsid w:val="000B59F7"/>
    <w:rsid w:val="000B5B1D"/>
    <w:rsid w:val="000B5D14"/>
    <w:rsid w:val="000B5E7C"/>
    <w:rsid w:val="000B636B"/>
    <w:rsid w:val="000B6EA0"/>
    <w:rsid w:val="000B6EC0"/>
    <w:rsid w:val="000B7120"/>
    <w:rsid w:val="000B71A0"/>
    <w:rsid w:val="000B7276"/>
    <w:rsid w:val="000B73FF"/>
    <w:rsid w:val="000B742A"/>
    <w:rsid w:val="000B755D"/>
    <w:rsid w:val="000B76C3"/>
    <w:rsid w:val="000B78EC"/>
    <w:rsid w:val="000B7BC6"/>
    <w:rsid w:val="000B7CB6"/>
    <w:rsid w:val="000B7D26"/>
    <w:rsid w:val="000C0040"/>
    <w:rsid w:val="000C0269"/>
    <w:rsid w:val="000C0402"/>
    <w:rsid w:val="000C0722"/>
    <w:rsid w:val="000C0937"/>
    <w:rsid w:val="000C0982"/>
    <w:rsid w:val="000C0ADC"/>
    <w:rsid w:val="000C0BDD"/>
    <w:rsid w:val="000C0DDF"/>
    <w:rsid w:val="000C0EAF"/>
    <w:rsid w:val="000C0F28"/>
    <w:rsid w:val="000C102B"/>
    <w:rsid w:val="000C149F"/>
    <w:rsid w:val="000C177F"/>
    <w:rsid w:val="000C17F6"/>
    <w:rsid w:val="000C1A17"/>
    <w:rsid w:val="000C1B26"/>
    <w:rsid w:val="000C23D6"/>
    <w:rsid w:val="000C24D5"/>
    <w:rsid w:val="000C25A3"/>
    <w:rsid w:val="000C2693"/>
    <w:rsid w:val="000C2CEC"/>
    <w:rsid w:val="000C33E1"/>
    <w:rsid w:val="000C37A2"/>
    <w:rsid w:val="000C38C9"/>
    <w:rsid w:val="000C3B8C"/>
    <w:rsid w:val="000C3CCE"/>
    <w:rsid w:val="000C3CE5"/>
    <w:rsid w:val="000C3FDC"/>
    <w:rsid w:val="000C4DF0"/>
    <w:rsid w:val="000C4ECB"/>
    <w:rsid w:val="000C50C2"/>
    <w:rsid w:val="000C543C"/>
    <w:rsid w:val="000C5728"/>
    <w:rsid w:val="000C5BEE"/>
    <w:rsid w:val="000C5DD1"/>
    <w:rsid w:val="000C6532"/>
    <w:rsid w:val="000C6548"/>
    <w:rsid w:val="000C67BC"/>
    <w:rsid w:val="000C684E"/>
    <w:rsid w:val="000C6F0F"/>
    <w:rsid w:val="000C6F6E"/>
    <w:rsid w:val="000C73F6"/>
    <w:rsid w:val="000C73F7"/>
    <w:rsid w:val="000C79E1"/>
    <w:rsid w:val="000C7ABC"/>
    <w:rsid w:val="000D0897"/>
    <w:rsid w:val="000D0E23"/>
    <w:rsid w:val="000D0F76"/>
    <w:rsid w:val="000D0FAF"/>
    <w:rsid w:val="000D1074"/>
    <w:rsid w:val="000D128D"/>
    <w:rsid w:val="000D166B"/>
    <w:rsid w:val="000D1922"/>
    <w:rsid w:val="000D1A58"/>
    <w:rsid w:val="000D1DAF"/>
    <w:rsid w:val="000D1E81"/>
    <w:rsid w:val="000D1E92"/>
    <w:rsid w:val="000D1FB5"/>
    <w:rsid w:val="000D205F"/>
    <w:rsid w:val="000D2614"/>
    <w:rsid w:val="000D276E"/>
    <w:rsid w:val="000D292B"/>
    <w:rsid w:val="000D2B99"/>
    <w:rsid w:val="000D2DBF"/>
    <w:rsid w:val="000D31CC"/>
    <w:rsid w:val="000D3233"/>
    <w:rsid w:val="000D3AC0"/>
    <w:rsid w:val="000D42DF"/>
    <w:rsid w:val="000D479F"/>
    <w:rsid w:val="000D4BB3"/>
    <w:rsid w:val="000D4D63"/>
    <w:rsid w:val="000D4F3F"/>
    <w:rsid w:val="000D52CE"/>
    <w:rsid w:val="000D539A"/>
    <w:rsid w:val="000D55EE"/>
    <w:rsid w:val="000D5B4F"/>
    <w:rsid w:val="000D6231"/>
    <w:rsid w:val="000D6856"/>
    <w:rsid w:val="000D6D2C"/>
    <w:rsid w:val="000D6DF7"/>
    <w:rsid w:val="000D7072"/>
    <w:rsid w:val="000D7136"/>
    <w:rsid w:val="000D71BA"/>
    <w:rsid w:val="000D74AC"/>
    <w:rsid w:val="000D76A5"/>
    <w:rsid w:val="000D781F"/>
    <w:rsid w:val="000D7A58"/>
    <w:rsid w:val="000D7C29"/>
    <w:rsid w:val="000E0002"/>
    <w:rsid w:val="000E0013"/>
    <w:rsid w:val="000E0451"/>
    <w:rsid w:val="000E0463"/>
    <w:rsid w:val="000E054D"/>
    <w:rsid w:val="000E07F3"/>
    <w:rsid w:val="000E084B"/>
    <w:rsid w:val="000E0BD1"/>
    <w:rsid w:val="000E0C10"/>
    <w:rsid w:val="000E0C65"/>
    <w:rsid w:val="000E0F43"/>
    <w:rsid w:val="000E0F84"/>
    <w:rsid w:val="000E12C2"/>
    <w:rsid w:val="000E194A"/>
    <w:rsid w:val="000E1A9E"/>
    <w:rsid w:val="000E1BEA"/>
    <w:rsid w:val="000E1E82"/>
    <w:rsid w:val="000E1EBA"/>
    <w:rsid w:val="000E1F6F"/>
    <w:rsid w:val="000E1F7B"/>
    <w:rsid w:val="000E22CA"/>
    <w:rsid w:val="000E2601"/>
    <w:rsid w:val="000E266A"/>
    <w:rsid w:val="000E26CC"/>
    <w:rsid w:val="000E294F"/>
    <w:rsid w:val="000E3416"/>
    <w:rsid w:val="000E3459"/>
    <w:rsid w:val="000E39E4"/>
    <w:rsid w:val="000E3ABC"/>
    <w:rsid w:val="000E3D24"/>
    <w:rsid w:val="000E4265"/>
    <w:rsid w:val="000E432E"/>
    <w:rsid w:val="000E4B18"/>
    <w:rsid w:val="000E4C7E"/>
    <w:rsid w:val="000E4D78"/>
    <w:rsid w:val="000E5222"/>
    <w:rsid w:val="000E5313"/>
    <w:rsid w:val="000E5341"/>
    <w:rsid w:val="000E5649"/>
    <w:rsid w:val="000E5AF0"/>
    <w:rsid w:val="000E6011"/>
    <w:rsid w:val="000E60D5"/>
    <w:rsid w:val="000E6403"/>
    <w:rsid w:val="000E6445"/>
    <w:rsid w:val="000E6525"/>
    <w:rsid w:val="000E663C"/>
    <w:rsid w:val="000E6828"/>
    <w:rsid w:val="000E6A31"/>
    <w:rsid w:val="000E6D5A"/>
    <w:rsid w:val="000E79BD"/>
    <w:rsid w:val="000E7A9D"/>
    <w:rsid w:val="000E7B39"/>
    <w:rsid w:val="000E7C2A"/>
    <w:rsid w:val="000E7E79"/>
    <w:rsid w:val="000F0320"/>
    <w:rsid w:val="000F050F"/>
    <w:rsid w:val="000F085F"/>
    <w:rsid w:val="000F0D93"/>
    <w:rsid w:val="000F0FFE"/>
    <w:rsid w:val="000F108B"/>
    <w:rsid w:val="000F13E9"/>
    <w:rsid w:val="000F161D"/>
    <w:rsid w:val="000F16CB"/>
    <w:rsid w:val="000F17FC"/>
    <w:rsid w:val="000F196C"/>
    <w:rsid w:val="000F1A33"/>
    <w:rsid w:val="000F21E6"/>
    <w:rsid w:val="000F2613"/>
    <w:rsid w:val="000F2626"/>
    <w:rsid w:val="000F271B"/>
    <w:rsid w:val="000F2BCD"/>
    <w:rsid w:val="000F2D16"/>
    <w:rsid w:val="000F2E41"/>
    <w:rsid w:val="000F30E3"/>
    <w:rsid w:val="000F3415"/>
    <w:rsid w:val="000F3C7D"/>
    <w:rsid w:val="000F3CA7"/>
    <w:rsid w:val="000F3F74"/>
    <w:rsid w:val="000F3FEF"/>
    <w:rsid w:val="000F4994"/>
    <w:rsid w:val="000F4C01"/>
    <w:rsid w:val="000F4FBC"/>
    <w:rsid w:val="000F504C"/>
    <w:rsid w:val="000F5050"/>
    <w:rsid w:val="000F50F0"/>
    <w:rsid w:val="000F5BD9"/>
    <w:rsid w:val="000F5FAA"/>
    <w:rsid w:val="000F6281"/>
    <w:rsid w:val="000F636B"/>
    <w:rsid w:val="000F64F2"/>
    <w:rsid w:val="000F679C"/>
    <w:rsid w:val="000F6883"/>
    <w:rsid w:val="000F688A"/>
    <w:rsid w:val="000F6FEB"/>
    <w:rsid w:val="000F76D3"/>
    <w:rsid w:val="000F7732"/>
    <w:rsid w:val="000F7854"/>
    <w:rsid w:val="000F7C62"/>
    <w:rsid w:val="000F7E40"/>
    <w:rsid w:val="00100384"/>
    <w:rsid w:val="00100639"/>
    <w:rsid w:val="00100750"/>
    <w:rsid w:val="001008B1"/>
    <w:rsid w:val="00100DF3"/>
    <w:rsid w:val="00100E50"/>
    <w:rsid w:val="00100FA5"/>
    <w:rsid w:val="00101662"/>
    <w:rsid w:val="0010179F"/>
    <w:rsid w:val="0010182B"/>
    <w:rsid w:val="00101E10"/>
    <w:rsid w:val="0010222D"/>
    <w:rsid w:val="0010230D"/>
    <w:rsid w:val="00102887"/>
    <w:rsid w:val="001028DB"/>
    <w:rsid w:val="00102B5D"/>
    <w:rsid w:val="00102E09"/>
    <w:rsid w:val="00102E5B"/>
    <w:rsid w:val="00102E85"/>
    <w:rsid w:val="001033B9"/>
    <w:rsid w:val="00103411"/>
    <w:rsid w:val="001037CE"/>
    <w:rsid w:val="00103C45"/>
    <w:rsid w:val="00103D7E"/>
    <w:rsid w:val="00103E1B"/>
    <w:rsid w:val="00103EBB"/>
    <w:rsid w:val="00103F15"/>
    <w:rsid w:val="00104830"/>
    <w:rsid w:val="00104D1A"/>
    <w:rsid w:val="00104D9F"/>
    <w:rsid w:val="001050D8"/>
    <w:rsid w:val="001051BE"/>
    <w:rsid w:val="001051C0"/>
    <w:rsid w:val="001052FF"/>
    <w:rsid w:val="001057CB"/>
    <w:rsid w:val="00105E02"/>
    <w:rsid w:val="00105EDD"/>
    <w:rsid w:val="00105F92"/>
    <w:rsid w:val="0010623A"/>
    <w:rsid w:val="0010630C"/>
    <w:rsid w:val="001066BC"/>
    <w:rsid w:val="0010674C"/>
    <w:rsid w:val="00106818"/>
    <w:rsid w:val="0010687B"/>
    <w:rsid w:val="00106E3F"/>
    <w:rsid w:val="00106FB6"/>
    <w:rsid w:val="00107024"/>
    <w:rsid w:val="001071E5"/>
    <w:rsid w:val="00107BF2"/>
    <w:rsid w:val="00107FD3"/>
    <w:rsid w:val="00110508"/>
    <w:rsid w:val="00110527"/>
    <w:rsid w:val="001105F2"/>
    <w:rsid w:val="00110B55"/>
    <w:rsid w:val="00110E47"/>
    <w:rsid w:val="00110F60"/>
    <w:rsid w:val="00111157"/>
    <w:rsid w:val="00111246"/>
    <w:rsid w:val="001112FB"/>
    <w:rsid w:val="00111497"/>
    <w:rsid w:val="0011161B"/>
    <w:rsid w:val="00111AE3"/>
    <w:rsid w:val="00111AFB"/>
    <w:rsid w:val="00111C4D"/>
    <w:rsid w:val="00111C58"/>
    <w:rsid w:val="00111EBE"/>
    <w:rsid w:val="00111F66"/>
    <w:rsid w:val="00112213"/>
    <w:rsid w:val="00112E15"/>
    <w:rsid w:val="00112E3F"/>
    <w:rsid w:val="00113828"/>
    <w:rsid w:val="00113870"/>
    <w:rsid w:val="00113CA2"/>
    <w:rsid w:val="00113DFE"/>
    <w:rsid w:val="00113F1F"/>
    <w:rsid w:val="00113F2D"/>
    <w:rsid w:val="001141B8"/>
    <w:rsid w:val="0011437B"/>
    <w:rsid w:val="001147D5"/>
    <w:rsid w:val="001149AF"/>
    <w:rsid w:val="00114C45"/>
    <w:rsid w:val="00114D7F"/>
    <w:rsid w:val="00115123"/>
    <w:rsid w:val="001151B9"/>
    <w:rsid w:val="00115231"/>
    <w:rsid w:val="0011529B"/>
    <w:rsid w:val="001153FA"/>
    <w:rsid w:val="00115703"/>
    <w:rsid w:val="00115737"/>
    <w:rsid w:val="00115764"/>
    <w:rsid w:val="001158EE"/>
    <w:rsid w:val="00115A23"/>
    <w:rsid w:val="00115B05"/>
    <w:rsid w:val="0011627F"/>
    <w:rsid w:val="00116476"/>
    <w:rsid w:val="00116858"/>
    <w:rsid w:val="00116BC1"/>
    <w:rsid w:val="00116CCF"/>
    <w:rsid w:val="00116EC2"/>
    <w:rsid w:val="00116FFA"/>
    <w:rsid w:val="0011708F"/>
    <w:rsid w:val="001173CC"/>
    <w:rsid w:val="00117B1B"/>
    <w:rsid w:val="001201E6"/>
    <w:rsid w:val="0012041E"/>
    <w:rsid w:val="00120A38"/>
    <w:rsid w:val="00120AC3"/>
    <w:rsid w:val="00120BF3"/>
    <w:rsid w:val="00121108"/>
    <w:rsid w:val="00121387"/>
    <w:rsid w:val="001214DE"/>
    <w:rsid w:val="00121570"/>
    <w:rsid w:val="00121677"/>
    <w:rsid w:val="00121F07"/>
    <w:rsid w:val="001221C0"/>
    <w:rsid w:val="00122241"/>
    <w:rsid w:val="0012245A"/>
    <w:rsid w:val="001224A3"/>
    <w:rsid w:val="00122821"/>
    <w:rsid w:val="001228EE"/>
    <w:rsid w:val="00122935"/>
    <w:rsid w:val="00122A84"/>
    <w:rsid w:val="00122F35"/>
    <w:rsid w:val="00122FB9"/>
    <w:rsid w:val="001231C8"/>
    <w:rsid w:val="001232C4"/>
    <w:rsid w:val="00123305"/>
    <w:rsid w:val="00123798"/>
    <w:rsid w:val="00123A38"/>
    <w:rsid w:val="00123C75"/>
    <w:rsid w:val="00123D1D"/>
    <w:rsid w:val="00123D98"/>
    <w:rsid w:val="00123F4A"/>
    <w:rsid w:val="00123FE5"/>
    <w:rsid w:val="0012405D"/>
    <w:rsid w:val="00124261"/>
    <w:rsid w:val="0012431E"/>
    <w:rsid w:val="001246BD"/>
    <w:rsid w:val="0012477E"/>
    <w:rsid w:val="001249C2"/>
    <w:rsid w:val="001249FA"/>
    <w:rsid w:val="00124D05"/>
    <w:rsid w:val="00124DAF"/>
    <w:rsid w:val="00124EF1"/>
    <w:rsid w:val="00124F2F"/>
    <w:rsid w:val="001252D6"/>
    <w:rsid w:val="001254F9"/>
    <w:rsid w:val="00125509"/>
    <w:rsid w:val="001259E3"/>
    <w:rsid w:val="00125AB0"/>
    <w:rsid w:val="00125B7D"/>
    <w:rsid w:val="00125BEC"/>
    <w:rsid w:val="00125CC9"/>
    <w:rsid w:val="00126133"/>
    <w:rsid w:val="001262C4"/>
    <w:rsid w:val="00126607"/>
    <w:rsid w:val="00126F83"/>
    <w:rsid w:val="001271AA"/>
    <w:rsid w:val="0012755E"/>
    <w:rsid w:val="001278C8"/>
    <w:rsid w:val="00127E64"/>
    <w:rsid w:val="00130387"/>
    <w:rsid w:val="001308F3"/>
    <w:rsid w:val="00130EB3"/>
    <w:rsid w:val="00131122"/>
    <w:rsid w:val="001311F7"/>
    <w:rsid w:val="00131265"/>
    <w:rsid w:val="00131699"/>
    <w:rsid w:val="00131D9F"/>
    <w:rsid w:val="00131FE6"/>
    <w:rsid w:val="0013229B"/>
    <w:rsid w:val="0013232D"/>
    <w:rsid w:val="00132457"/>
    <w:rsid w:val="0013294F"/>
    <w:rsid w:val="00132AB4"/>
    <w:rsid w:val="00132CBE"/>
    <w:rsid w:val="00132E95"/>
    <w:rsid w:val="00133515"/>
    <w:rsid w:val="001338B0"/>
    <w:rsid w:val="001339B8"/>
    <w:rsid w:val="00133B47"/>
    <w:rsid w:val="00133D2B"/>
    <w:rsid w:val="00133E5A"/>
    <w:rsid w:val="00133ECC"/>
    <w:rsid w:val="00133FE8"/>
    <w:rsid w:val="00134108"/>
    <w:rsid w:val="0013481E"/>
    <w:rsid w:val="00134E4C"/>
    <w:rsid w:val="00134F42"/>
    <w:rsid w:val="00135339"/>
    <w:rsid w:val="0013543F"/>
    <w:rsid w:val="00135599"/>
    <w:rsid w:val="001355F6"/>
    <w:rsid w:val="001358CF"/>
    <w:rsid w:val="00135B4A"/>
    <w:rsid w:val="00135BF4"/>
    <w:rsid w:val="00136394"/>
    <w:rsid w:val="001365A1"/>
    <w:rsid w:val="001368A0"/>
    <w:rsid w:val="0013698E"/>
    <w:rsid w:val="00136C93"/>
    <w:rsid w:val="00136D5B"/>
    <w:rsid w:val="0013703C"/>
    <w:rsid w:val="001371F5"/>
    <w:rsid w:val="0013724E"/>
    <w:rsid w:val="001372A8"/>
    <w:rsid w:val="001373EC"/>
    <w:rsid w:val="001375F8"/>
    <w:rsid w:val="001377FF"/>
    <w:rsid w:val="00137910"/>
    <w:rsid w:val="0013795B"/>
    <w:rsid w:val="00137CAD"/>
    <w:rsid w:val="00137EF3"/>
    <w:rsid w:val="0014049A"/>
    <w:rsid w:val="001408A2"/>
    <w:rsid w:val="00140AA3"/>
    <w:rsid w:val="00140C48"/>
    <w:rsid w:val="00141EBA"/>
    <w:rsid w:val="0014202A"/>
    <w:rsid w:val="001423CF"/>
    <w:rsid w:val="00142592"/>
    <w:rsid w:val="00142919"/>
    <w:rsid w:val="0014297E"/>
    <w:rsid w:val="00142AE5"/>
    <w:rsid w:val="00143174"/>
    <w:rsid w:val="00143208"/>
    <w:rsid w:val="0014327F"/>
    <w:rsid w:val="00143A36"/>
    <w:rsid w:val="00143C88"/>
    <w:rsid w:val="00143FFC"/>
    <w:rsid w:val="00144060"/>
    <w:rsid w:val="001442E0"/>
    <w:rsid w:val="00144755"/>
    <w:rsid w:val="001449F6"/>
    <w:rsid w:val="00144D81"/>
    <w:rsid w:val="00144F0F"/>
    <w:rsid w:val="001450FC"/>
    <w:rsid w:val="00145177"/>
    <w:rsid w:val="00145382"/>
    <w:rsid w:val="00145BB7"/>
    <w:rsid w:val="00145D8C"/>
    <w:rsid w:val="0014631C"/>
    <w:rsid w:val="00146337"/>
    <w:rsid w:val="0014636F"/>
    <w:rsid w:val="001463FB"/>
    <w:rsid w:val="001464EF"/>
    <w:rsid w:val="00146585"/>
    <w:rsid w:val="00146605"/>
    <w:rsid w:val="00146918"/>
    <w:rsid w:val="00146B24"/>
    <w:rsid w:val="00146C1D"/>
    <w:rsid w:val="00146D2E"/>
    <w:rsid w:val="00146F3F"/>
    <w:rsid w:val="00146F4A"/>
    <w:rsid w:val="00146F80"/>
    <w:rsid w:val="001472EA"/>
    <w:rsid w:val="0014767C"/>
    <w:rsid w:val="001476E6"/>
    <w:rsid w:val="00147789"/>
    <w:rsid w:val="001477DE"/>
    <w:rsid w:val="001477E8"/>
    <w:rsid w:val="00147C4D"/>
    <w:rsid w:val="00147EDA"/>
    <w:rsid w:val="00147F7E"/>
    <w:rsid w:val="0015003F"/>
    <w:rsid w:val="0015033C"/>
    <w:rsid w:val="00150374"/>
    <w:rsid w:val="00150433"/>
    <w:rsid w:val="00150637"/>
    <w:rsid w:val="00150661"/>
    <w:rsid w:val="0015075B"/>
    <w:rsid w:val="00150B4C"/>
    <w:rsid w:val="00150CFE"/>
    <w:rsid w:val="00150E70"/>
    <w:rsid w:val="00151823"/>
    <w:rsid w:val="00151B87"/>
    <w:rsid w:val="00151CBB"/>
    <w:rsid w:val="00151D39"/>
    <w:rsid w:val="00151F9F"/>
    <w:rsid w:val="00152312"/>
    <w:rsid w:val="00152314"/>
    <w:rsid w:val="001524E3"/>
    <w:rsid w:val="00152802"/>
    <w:rsid w:val="00152862"/>
    <w:rsid w:val="00152C8A"/>
    <w:rsid w:val="00152F4B"/>
    <w:rsid w:val="00153286"/>
    <w:rsid w:val="001532C1"/>
    <w:rsid w:val="0015351B"/>
    <w:rsid w:val="001536FB"/>
    <w:rsid w:val="0015393E"/>
    <w:rsid w:val="00153C21"/>
    <w:rsid w:val="00153EBD"/>
    <w:rsid w:val="00154277"/>
    <w:rsid w:val="0015496C"/>
    <w:rsid w:val="0015528D"/>
    <w:rsid w:val="00155332"/>
    <w:rsid w:val="001553D8"/>
    <w:rsid w:val="00155575"/>
    <w:rsid w:val="00155850"/>
    <w:rsid w:val="00155B5D"/>
    <w:rsid w:val="00155C2A"/>
    <w:rsid w:val="00155D42"/>
    <w:rsid w:val="00155D84"/>
    <w:rsid w:val="00155EF4"/>
    <w:rsid w:val="00156020"/>
    <w:rsid w:val="001562D5"/>
    <w:rsid w:val="0015637B"/>
    <w:rsid w:val="00156C63"/>
    <w:rsid w:val="001572EB"/>
    <w:rsid w:val="001575F8"/>
    <w:rsid w:val="0015797C"/>
    <w:rsid w:val="001579D3"/>
    <w:rsid w:val="00157E6A"/>
    <w:rsid w:val="00157EE7"/>
    <w:rsid w:val="00160324"/>
    <w:rsid w:val="00160CFD"/>
    <w:rsid w:val="00160FDC"/>
    <w:rsid w:val="00161095"/>
    <w:rsid w:val="001610C0"/>
    <w:rsid w:val="001611E6"/>
    <w:rsid w:val="00161325"/>
    <w:rsid w:val="0016171A"/>
    <w:rsid w:val="00161C70"/>
    <w:rsid w:val="00161EEA"/>
    <w:rsid w:val="00162046"/>
    <w:rsid w:val="001625CA"/>
    <w:rsid w:val="00162EF7"/>
    <w:rsid w:val="00163377"/>
    <w:rsid w:val="00163539"/>
    <w:rsid w:val="001636A0"/>
    <w:rsid w:val="001636F4"/>
    <w:rsid w:val="00163725"/>
    <w:rsid w:val="0016386E"/>
    <w:rsid w:val="00163A4A"/>
    <w:rsid w:val="00163E82"/>
    <w:rsid w:val="0016434A"/>
    <w:rsid w:val="0016461F"/>
    <w:rsid w:val="00164F9B"/>
    <w:rsid w:val="00165168"/>
    <w:rsid w:val="0016553B"/>
    <w:rsid w:val="00165A55"/>
    <w:rsid w:val="00165BC7"/>
    <w:rsid w:val="00165D80"/>
    <w:rsid w:val="00165FAD"/>
    <w:rsid w:val="001660FE"/>
    <w:rsid w:val="0016612F"/>
    <w:rsid w:val="00166471"/>
    <w:rsid w:val="0016658A"/>
    <w:rsid w:val="001666C4"/>
    <w:rsid w:val="00166766"/>
    <w:rsid w:val="001668D2"/>
    <w:rsid w:val="00166A14"/>
    <w:rsid w:val="00166AC9"/>
    <w:rsid w:val="00166C9D"/>
    <w:rsid w:val="00166F82"/>
    <w:rsid w:val="001672CA"/>
    <w:rsid w:val="001672CF"/>
    <w:rsid w:val="0016761E"/>
    <w:rsid w:val="0016777B"/>
    <w:rsid w:val="00167A89"/>
    <w:rsid w:val="00167B3F"/>
    <w:rsid w:val="00167E1B"/>
    <w:rsid w:val="00170236"/>
    <w:rsid w:val="0017058A"/>
    <w:rsid w:val="001706A7"/>
    <w:rsid w:val="00170860"/>
    <w:rsid w:val="001712DD"/>
    <w:rsid w:val="001716A1"/>
    <w:rsid w:val="00171711"/>
    <w:rsid w:val="00171A66"/>
    <w:rsid w:val="00171BC9"/>
    <w:rsid w:val="00171D16"/>
    <w:rsid w:val="00171DE2"/>
    <w:rsid w:val="00171DF7"/>
    <w:rsid w:val="00172443"/>
    <w:rsid w:val="001727E9"/>
    <w:rsid w:val="00172823"/>
    <w:rsid w:val="00172A22"/>
    <w:rsid w:val="00172C47"/>
    <w:rsid w:val="00172C6D"/>
    <w:rsid w:val="00173895"/>
    <w:rsid w:val="00173C75"/>
    <w:rsid w:val="00173F53"/>
    <w:rsid w:val="00174205"/>
    <w:rsid w:val="001743AC"/>
    <w:rsid w:val="00174961"/>
    <w:rsid w:val="001749D8"/>
    <w:rsid w:val="00174B50"/>
    <w:rsid w:val="001752B5"/>
    <w:rsid w:val="001756F0"/>
    <w:rsid w:val="0017584A"/>
    <w:rsid w:val="00175931"/>
    <w:rsid w:val="00176491"/>
    <w:rsid w:val="00176537"/>
    <w:rsid w:val="00176550"/>
    <w:rsid w:val="0017698F"/>
    <w:rsid w:val="00176BA4"/>
    <w:rsid w:val="00176D92"/>
    <w:rsid w:val="00176DA7"/>
    <w:rsid w:val="00177348"/>
    <w:rsid w:val="00177CAA"/>
    <w:rsid w:val="00180254"/>
    <w:rsid w:val="001803E5"/>
    <w:rsid w:val="00180777"/>
    <w:rsid w:val="00180789"/>
    <w:rsid w:val="00180A2C"/>
    <w:rsid w:val="00180B1B"/>
    <w:rsid w:val="00180D6F"/>
    <w:rsid w:val="00181045"/>
    <w:rsid w:val="0018139B"/>
    <w:rsid w:val="0018143F"/>
    <w:rsid w:val="001815CC"/>
    <w:rsid w:val="00181637"/>
    <w:rsid w:val="00181855"/>
    <w:rsid w:val="00181C44"/>
    <w:rsid w:val="00181D09"/>
    <w:rsid w:val="00181ED4"/>
    <w:rsid w:val="0018207B"/>
    <w:rsid w:val="0018213F"/>
    <w:rsid w:val="0018230F"/>
    <w:rsid w:val="001825BE"/>
    <w:rsid w:val="001828A3"/>
    <w:rsid w:val="00182E61"/>
    <w:rsid w:val="00183110"/>
    <w:rsid w:val="00183245"/>
    <w:rsid w:val="00183A7A"/>
    <w:rsid w:val="0018424A"/>
    <w:rsid w:val="001842DD"/>
    <w:rsid w:val="0018482C"/>
    <w:rsid w:val="00184AE7"/>
    <w:rsid w:val="00184AF4"/>
    <w:rsid w:val="00184D23"/>
    <w:rsid w:val="00184D6F"/>
    <w:rsid w:val="00184F1A"/>
    <w:rsid w:val="00185B64"/>
    <w:rsid w:val="00185F86"/>
    <w:rsid w:val="00185F8A"/>
    <w:rsid w:val="00185F9C"/>
    <w:rsid w:val="0018649E"/>
    <w:rsid w:val="001865C5"/>
    <w:rsid w:val="0018662A"/>
    <w:rsid w:val="001866B8"/>
    <w:rsid w:val="00186875"/>
    <w:rsid w:val="00186D9A"/>
    <w:rsid w:val="00186E4F"/>
    <w:rsid w:val="00186EB2"/>
    <w:rsid w:val="00186F87"/>
    <w:rsid w:val="00186FD4"/>
    <w:rsid w:val="001871CA"/>
    <w:rsid w:val="001873EB"/>
    <w:rsid w:val="00187A63"/>
    <w:rsid w:val="00187CCE"/>
    <w:rsid w:val="00187D17"/>
    <w:rsid w:val="00187EF6"/>
    <w:rsid w:val="00187F90"/>
    <w:rsid w:val="00187F94"/>
    <w:rsid w:val="00190414"/>
    <w:rsid w:val="001907BF"/>
    <w:rsid w:val="00190957"/>
    <w:rsid w:val="001909A6"/>
    <w:rsid w:val="00190B2B"/>
    <w:rsid w:val="00190C00"/>
    <w:rsid w:val="00190D4A"/>
    <w:rsid w:val="00190FCA"/>
    <w:rsid w:val="001910B8"/>
    <w:rsid w:val="001918AD"/>
    <w:rsid w:val="00191DF2"/>
    <w:rsid w:val="00191E68"/>
    <w:rsid w:val="00192081"/>
    <w:rsid w:val="0019220C"/>
    <w:rsid w:val="00192247"/>
    <w:rsid w:val="001928FB"/>
    <w:rsid w:val="001929A9"/>
    <w:rsid w:val="00192AC8"/>
    <w:rsid w:val="00192C3B"/>
    <w:rsid w:val="00192DAA"/>
    <w:rsid w:val="00193039"/>
    <w:rsid w:val="00193074"/>
    <w:rsid w:val="001933A4"/>
    <w:rsid w:val="001934A6"/>
    <w:rsid w:val="0019381A"/>
    <w:rsid w:val="00193AF1"/>
    <w:rsid w:val="00193CBF"/>
    <w:rsid w:val="00193EDD"/>
    <w:rsid w:val="00193F3B"/>
    <w:rsid w:val="00193F4E"/>
    <w:rsid w:val="00194252"/>
    <w:rsid w:val="00194432"/>
    <w:rsid w:val="00194569"/>
    <w:rsid w:val="00194B65"/>
    <w:rsid w:val="0019527F"/>
    <w:rsid w:val="001953B7"/>
    <w:rsid w:val="00195417"/>
    <w:rsid w:val="001954FD"/>
    <w:rsid w:val="001956D4"/>
    <w:rsid w:val="00195964"/>
    <w:rsid w:val="001959D1"/>
    <w:rsid w:val="00195B35"/>
    <w:rsid w:val="00195B70"/>
    <w:rsid w:val="00195C56"/>
    <w:rsid w:val="0019602C"/>
    <w:rsid w:val="00196035"/>
    <w:rsid w:val="00196102"/>
    <w:rsid w:val="00196703"/>
    <w:rsid w:val="00196730"/>
    <w:rsid w:val="00196825"/>
    <w:rsid w:val="00197046"/>
    <w:rsid w:val="0019786F"/>
    <w:rsid w:val="00197AF7"/>
    <w:rsid w:val="00197FC6"/>
    <w:rsid w:val="001A063A"/>
    <w:rsid w:val="001A0AAB"/>
    <w:rsid w:val="001A0C34"/>
    <w:rsid w:val="001A122C"/>
    <w:rsid w:val="001A1470"/>
    <w:rsid w:val="001A1588"/>
    <w:rsid w:val="001A1AFF"/>
    <w:rsid w:val="001A1DC8"/>
    <w:rsid w:val="001A2076"/>
    <w:rsid w:val="001A2210"/>
    <w:rsid w:val="001A24CD"/>
    <w:rsid w:val="001A2507"/>
    <w:rsid w:val="001A291E"/>
    <w:rsid w:val="001A2B8A"/>
    <w:rsid w:val="001A2D27"/>
    <w:rsid w:val="001A2D67"/>
    <w:rsid w:val="001A2E9B"/>
    <w:rsid w:val="001A33B3"/>
    <w:rsid w:val="001A33F0"/>
    <w:rsid w:val="001A346B"/>
    <w:rsid w:val="001A35C3"/>
    <w:rsid w:val="001A365E"/>
    <w:rsid w:val="001A36B2"/>
    <w:rsid w:val="001A3ADC"/>
    <w:rsid w:val="001A3DB3"/>
    <w:rsid w:val="001A3E85"/>
    <w:rsid w:val="001A4191"/>
    <w:rsid w:val="001A43CC"/>
    <w:rsid w:val="001A4432"/>
    <w:rsid w:val="001A492C"/>
    <w:rsid w:val="001A49D7"/>
    <w:rsid w:val="001A4C37"/>
    <w:rsid w:val="001A4DE5"/>
    <w:rsid w:val="001A4DFE"/>
    <w:rsid w:val="001A4EC0"/>
    <w:rsid w:val="001A50B4"/>
    <w:rsid w:val="001A5159"/>
    <w:rsid w:val="001A5244"/>
    <w:rsid w:val="001A5D82"/>
    <w:rsid w:val="001A5E49"/>
    <w:rsid w:val="001A5EA0"/>
    <w:rsid w:val="001A6009"/>
    <w:rsid w:val="001A6067"/>
    <w:rsid w:val="001A65ED"/>
    <w:rsid w:val="001A661C"/>
    <w:rsid w:val="001A6719"/>
    <w:rsid w:val="001A69CB"/>
    <w:rsid w:val="001A6E3D"/>
    <w:rsid w:val="001A6EA8"/>
    <w:rsid w:val="001A6F22"/>
    <w:rsid w:val="001A70D0"/>
    <w:rsid w:val="001A712F"/>
    <w:rsid w:val="001A71DE"/>
    <w:rsid w:val="001A75D9"/>
    <w:rsid w:val="001A771E"/>
    <w:rsid w:val="001A7D1E"/>
    <w:rsid w:val="001A7EBE"/>
    <w:rsid w:val="001B030C"/>
    <w:rsid w:val="001B05BF"/>
    <w:rsid w:val="001B070F"/>
    <w:rsid w:val="001B0926"/>
    <w:rsid w:val="001B09C1"/>
    <w:rsid w:val="001B09E4"/>
    <w:rsid w:val="001B0A07"/>
    <w:rsid w:val="001B0FC9"/>
    <w:rsid w:val="001B10C2"/>
    <w:rsid w:val="001B1658"/>
    <w:rsid w:val="001B18EF"/>
    <w:rsid w:val="001B1998"/>
    <w:rsid w:val="001B1D05"/>
    <w:rsid w:val="001B2008"/>
    <w:rsid w:val="001B2096"/>
    <w:rsid w:val="001B2161"/>
    <w:rsid w:val="001B249F"/>
    <w:rsid w:val="001B2572"/>
    <w:rsid w:val="001B2A2E"/>
    <w:rsid w:val="001B2DCA"/>
    <w:rsid w:val="001B2F77"/>
    <w:rsid w:val="001B2FD6"/>
    <w:rsid w:val="001B335F"/>
    <w:rsid w:val="001B3508"/>
    <w:rsid w:val="001B36FB"/>
    <w:rsid w:val="001B3791"/>
    <w:rsid w:val="001B3A63"/>
    <w:rsid w:val="001B4056"/>
    <w:rsid w:val="001B4338"/>
    <w:rsid w:val="001B43AF"/>
    <w:rsid w:val="001B4515"/>
    <w:rsid w:val="001B4ACB"/>
    <w:rsid w:val="001B4BD9"/>
    <w:rsid w:val="001B5236"/>
    <w:rsid w:val="001B5284"/>
    <w:rsid w:val="001B537F"/>
    <w:rsid w:val="001B5A48"/>
    <w:rsid w:val="001B5A9C"/>
    <w:rsid w:val="001B5B28"/>
    <w:rsid w:val="001B62BD"/>
    <w:rsid w:val="001B62D6"/>
    <w:rsid w:val="001B639B"/>
    <w:rsid w:val="001B64CA"/>
    <w:rsid w:val="001B6814"/>
    <w:rsid w:val="001B7AA5"/>
    <w:rsid w:val="001B7C51"/>
    <w:rsid w:val="001B7D5C"/>
    <w:rsid w:val="001B7DF4"/>
    <w:rsid w:val="001C0051"/>
    <w:rsid w:val="001C0695"/>
    <w:rsid w:val="001C06CF"/>
    <w:rsid w:val="001C0881"/>
    <w:rsid w:val="001C08ED"/>
    <w:rsid w:val="001C0AE3"/>
    <w:rsid w:val="001C0CCE"/>
    <w:rsid w:val="001C10B8"/>
    <w:rsid w:val="001C13EA"/>
    <w:rsid w:val="001C1453"/>
    <w:rsid w:val="001C15A9"/>
    <w:rsid w:val="001C15AA"/>
    <w:rsid w:val="001C182B"/>
    <w:rsid w:val="001C1AB4"/>
    <w:rsid w:val="001C1CED"/>
    <w:rsid w:val="001C224E"/>
    <w:rsid w:val="001C26B2"/>
    <w:rsid w:val="001C299B"/>
    <w:rsid w:val="001C3104"/>
    <w:rsid w:val="001C3193"/>
    <w:rsid w:val="001C3B08"/>
    <w:rsid w:val="001C3B86"/>
    <w:rsid w:val="001C3DA2"/>
    <w:rsid w:val="001C4984"/>
    <w:rsid w:val="001C4C66"/>
    <w:rsid w:val="001C4DB3"/>
    <w:rsid w:val="001C5368"/>
    <w:rsid w:val="001C5429"/>
    <w:rsid w:val="001C56AA"/>
    <w:rsid w:val="001C59C9"/>
    <w:rsid w:val="001C5B5F"/>
    <w:rsid w:val="001C5BCF"/>
    <w:rsid w:val="001C5C51"/>
    <w:rsid w:val="001C5C71"/>
    <w:rsid w:val="001C5E31"/>
    <w:rsid w:val="001C65FA"/>
    <w:rsid w:val="001C66F4"/>
    <w:rsid w:val="001C7092"/>
    <w:rsid w:val="001C714D"/>
    <w:rsid w:val="001C73B4"/>
    <w:rsid w:val="001C7722"/>
    <w:rsid w:val="001C7C2C"/>
    <w:rsid w:val="001D0373"/>
    <w:rsid w:val="001D05EF"/>
    <w:rsid w:val="001D0838"/>
    <w:rsid w:val="001D086B"/>
    <w:rsid w:val="001D0955"/>
    <w:rsid w:val="001D0B14"/>
    <w:rsid w:val="001D0DF6"/>
    <w:rsid w:val="001D108F"/>
    <w:rsid w:val="001D11A1"/>
    <w:rsid w:val="001D1817"/>
    <w:rsid w:val="001D1A74"/>
    <w:rsid w:val="001D1B2C"/>
    <w:rsid w:val="001D2771"/>
    <w:rsid w:val="001D27A8"/>
    <w:rsid w:val="001D2AC5"/>
    <w:rsid w:val="001D2E02"/>
    <w:rsid w:val="001D35B5"/>
    <w:rsid w:val="001D401D"/>
    <w:rsid w:val="001D40EB"/>
    <w:rsid w:val="001D410F"/>
    <w:rsid w:val="001D41C3"/>
    <w:rsid w:val="001D4541"/>
    <w:rsid w:val="001D4870"/>
    <w:rsid w:val="001D490B"/>
    <w:rsid w:val="001D4A61"/>
    <w:rsid w:val="001D4AE4"/>
    <w:rsid w:val="001D4C28"/>
    <w:rsid w:val="001D4E1A"/>
    <w:rsid w:val="001D4F0A"/>
    <w:rsid w:val="001D534F"/>
    <w:rsid w:val="001D55F9"/>
    <w:rsid w:val="001D57E2"/>
    <w:rsid w:val="001D5A05"/>
    <w:rsid w:val="001D6005"/>
    <w:rsid w:val="001D6348"/>
    <w:rsid w:val="001D64C4"/>
    <w:rsid w:val="001D6808"/>
    <w:rsid w:val="001D6CA1"/>
    <w:rsid w:val="001D721D"/>
    <w:rsid w:val="001D730C"/>
    <w:rsid w:val="001D7469"/>
    <w:rsid w:val="001D7707"/>
    <w:rsid w:val="001D79F4"/>
    <w:rsid w:val="001D79F6"/>
    <w:rsid w:val="001D7CED"/>
    <w:rsid w:val="001D7D6A"/>
    <w:rsid w:val="001D7DF6"/>
    <w:rsid w:val="001E01EE"/>
    <w:rsid w:val="001E02D1"/>
    <w:rsid w:val="001E06F7"/>
    <w:rsid w:val="001E07A9"/>
    <w:rsid w:val="001E0853"/>
    <w:rsid w:val="001E0953"/>
    <w:rsid w:val="001E09E4"/>
    <w:rsid w:val="001E0F4A"/>
    <w:rsid w:val="001E10FE"/>
    <w:rsid w:val="001E152F"/>
    <w:rsid w:val="001E16A1"/>
    <w:rsid w:val="001E197E"/>
    <w:rsid w:val="001E1A8A"/>
    <w:rsid w:val="001E1A95"/>
    <w:rsid w:val="001E1C48"/>
    <w:rsid w:val="001E1DC4"/>
    <w:rsid w:val="001E2136"/>
    <w:rsid w:val="001E26C0"/>
    <w:rsid w:val="001E2850"/>
    <w:rsid w:val="001E285A"/>
    <w:rsid w:val="001E29F7"/>
    <w:rsid w:val="001E2A7A"/>
    <w:rsid w:val="001E2CCA"/>
    <w:rsid w:val="001E311A"/>
    <w:rsid w:val="001E3216"/>
    <w:rsid w:val="001E3752"/>
    <w:rsid w:val="001E3F10"/>
    <w:rsid w:val="001E3F56"/>
    <w:rsid w:val="001E435D"/>
    <w:rsid w:val="001E4400"/>
    <w:rsid w:val="001E468D"/>
    <w:rsid w:val="001E482E"/>
    <w:rsid w:val="001E49FC"/>
    <w:rsid w:val="001E4A73"/>
    <w:rsid w:val="001E54AD"/>
    <w:rsid w:val="001E57DD"/>
    <w:rsid w:val="001E592A"/>
    <w:rsid w:val="001E5A1E"/>
    <w:rsid w:val="001E5AD1"/>
    <w:rsid w:val="001E5BDC"/>
    <w:rsid w:val="001E60E6"/>
    <w:rsid w:val="001E6157"/>
    <w:rsid w:val="001E6350"/>
    <w:rsid w:val="001E63F3"/>
    <w:rsid w:val="001E6499"/>
    <w:rsid w:val="001E65C0"/>
    <w:rsid w:val="001E6EBD"/>
    <w:rsid w:val="001E6FB1"/>
    <w:rsid w:val="001E714C"/>
    <w:rsid w:val="001E748B"/>
    <w:rsid w:val="001E749B"/>
    <w:rsid w:val="001E780A"/>
    <w:rsid w:val="001E7938"/>
    <w:rsid w:val="001E7955"/>
    <w:rsid w:val="001E7A18"/>
    <w:rsid w:val="001E7A20"/>
    <w:rsid w:val="001E7B9A"/>
    <w:rsid w:val="001F0226"/>
    <w:rsid w:val="001F0616"/>
    <w:rsid w:val="001F0EE1"/>
    <w:rsid w:val="001F0F24"/>
    <w:rsid w:val="001F0FED"/>
    <w:rsid w:val="001F15A1"/>
    <w:rsid w:val="001F1680"/>
    <w:rsid w:val="001F1E46"/>
    <w:rsid w:val="001F1EAC"/>
    <w:rsid w:val="001F1FB6"/>
    <w:rsid w:val="001F1FDD"/>
    <w:rsid w:val="001F211D"/>
    <w:rsid w:val="001F2192"/>
    <w:rsid w:val="001F275D"/>
    <w:rsid w:val="001F2CEB"/>
    <w:rsid w:val="001F2E00"/>
    <w:rsid w:val="001F2E65"/>
    <w:rsid w:val="001F2FC8"/>
    <w:rsid w:val="001F30EF"/>
    <w:rsid w:val="001F35F3"/>
    <w:rsid w:val="001F3961"/>
    <w:rsid w:val="001F3C20"/>
    <w:rsid w:val="001F3D8C"/>
    <w:rsid w:val="001F3E92"/>
    <w:rsid w:val="001F3F0E"/>
    <w:rsid w:val="001F3F99"/>
    <w:rsid w:val="001F4024"/>
    <w:rsid w:val="001F4607"/>
    <w:rsid w:val="001F47D3"/>
    <w:rsid w:val="001F4846"/>
    <w:rsid w:val="001F509C"/>
    <w:rsid w:val="001F5B02"/>
    <w:rsid w:val="001F5BE9"/>
    <w:rsid w:val="001F5C4A"/>
    <w:rsid w:val="001F5EFC"/>
    <w:rsid w:val="001F5FC5"/>
    <w:rsid w:val="001F6058"/>
    <w:rsid w:val="001F6103"/>
    <w:rsid w:val="001F64CD"/>
    <w:rsid w:val="001F6EB9"/>
    <w:rsid w:val="001F6EFE"/>
    <w:rsid w:val="001F7372"/>
    <w:rsid w:val="001F76E6"/>
    <w:rsid w:val="001F787B"/>
    <w:rsid w:val="001F7B17"/>
    <w:rsid w:val="001F7E92"/>
    <w:rsid w:val="0020000C"/>
    <w:rsid w:val="002003C1"/>
    <w:rsid w:val="002005E9"/>
    <w:rsid w:val="00200737"/>
    <w:rsid w:val="00200879"/>
    <w:rsid w:val="002008A3"/>
    <w:rsid w:val="00200F2A"/>
    <w:rsid w:val="002011B2"/>
    <w:rsid w:val="00201400"/>
    <w:rsid w:val="00201748"/>
    <w:rsid w:val="00201810"/>
    <w:rsid w:val="0020182D"/>
    <w:rsid w:val="00201868"/>
    <w:rsid w:val="00201E32"/>
    <w:rsid w:val="00201F1F"/>
    <w:rsid w:val="002030A4"/>
    <w:rsid w:val="00203390"/>
    <w:rsid w:val="002035C8"/>
    <w:rsid w:val="00203651"/>
    <w:rsid w:val="002036B8"/>
    <w:rsid w:val="002037EB"/>
    <w:rsid w:val="002038C6"/>
    <w:rsid w:val="00203A87"/>
    <w:rsid w:val="0020428F"/>
    <w:rsid w:val="00204341"/>
    <w:rsid w:val="0020443E"/>
    <w:rsid w:val="002044EB"/>
    <w:rsid w:val="0020497A"/>
    <w:rsid w:val="002049EF"/>
    <w:rsid w:val="00204A81"/>
    <w:rsid w:val="00204BAF"/>
    <w:rsid w:val="00204DA8"/>
    <w:rsid w:val="00204EB2"/>
    <w:rsid w:val="00204EF3"/>
    <w:rsid w:val="00204F0B"/>
    <w:rsid w:val="00204FD9"/>
    <w:rsid w:val="00205143"/>
    <w:rsid w:val="00205991"/>
    <w:rsid w:val="00205B06"/>
    <w:rsid w:val="00205FDF"/>
    <w:rsid w:val="002061D9"/>
    <w:rsid w:val="002063DE"/>
    <w:rsid w:val="002065FB"/>
    <w:rsid w:val="00206688"/>
    <w:rsid w:val="00206D36"/>
    <w:rsid w:val="00206DE2"/>
    <w:rsid w:val="00206E09"/>
    <w:rsid w:val="00206F0A"/>
    <w:rsid w:val="002071C4"/>
    <w:rsid w:val="002073ED"/>
    <w:rsid w:val="002074EB"/>
    <w:rsid w:val="00207596"/>
    <w:rsid w:val="0020769B"/>
    <w:rsid w:val="00207D89"/>
    <w:rsid w:val="00207E17"/>
    <w:rsid w:val="00210282"/>
    <w:rsid w:val="00210337"/>
    <w:rsid w:val="002103B9"/>
    <w:rsid w:val="002103E1"/>
    <w:rsid w:val="00210448"/>
    <w:rsid w:val="00210529"/>
    <w:rsid w:val="00210F23"/>
    <w:rsid w:val="00211233"/>
    <w:rsid w:val="0021151D"/>
    <w:rsid w:val="002117BA"/>
    <w:rsid w:val="00211CDB"/>
    <w:rsid w:val="00212088"/>
    <w:rsid w:val="0021238F"/>
    <w:rsid w:val="002125B3"/>
    <w:rsid w:val="00212776"/>
    <w:rsid w:val="002128DA"/>
    <w:rsid w:val="002129E9"/>
    <w:rsid w:val="00213392"/>
    <w:rsid w:val="0021355B"/>
    <w:rsid w:val="00213865"/>
    <w:rsid w:val="0021396A"/>
    <w:rsid w:val="00213A6E"/>
    <w:rsid w:val="0021401C"/>
    <w:rsid w:val="00214065"/>
    <w:rsid w:val="00214397"/>
    <w:rsid w:val="002143A2"/>
    <w:rsid w:val="002147DD"/>
    <w:rsid w:val="00214E31"/>
    <w:rsid w:val="00214F09"/>
    <w:rsid w:val="0021505E"/>
    <w:rsid w:val="002154F8"/>
    <w:rsid w:val="00215799"/>
    <w:rsid w:val="002158C4"/>
    <w:rsid w:val="002158DA"/>
    <w:rsid w:val="00215E7D"/>
    <w:rsid w:val="00216142"/>
    <w:rsid w:val="0021629A"/>
    <w:rsid w:val="00216453"/>
    <w:rsid w:val="00216554"/>
    <w:rsid w:val="0021676B"/>
    <w:rsid w:val="00216785"/>
    <w:rsid w:val="00216970"/>
    <w:rsid w:val="00216CE4"/>
    <w:rsid w:val="00216E3A"/>
    <w:rsid w:val="002175B7"/>
    <w:rsid w:val="00217A4E"/>
    <w:rsid w:val="00217DCC"/>
    <w:rsid w:val="00217DE6"/>
    <w:rsid w:val="0022046F"/>
    <w:rsid w:val="0022088A"/>
    <w:rsid w:val="00220C5F"/>
    <w:rsid w:val="00220EEB"/>
    <w:rsid w:val="0022126F"/>
    <w:rsid w:val="0022168A"/>
    <w:rsid w:val="00221C81"/>
    <w:rsid w:val="00221E44"/>
    <w:rsid w:val="00222030"/>
    <w:rsid w:val="0022229D"/>
    <w:rsid w:val="0022240C"/>
    <w:rsid w:val="002225EB"/>
    <w:rsid w:val="002228A8"/>
    <w:rsid w:val="002228CD"/>
    <w:rsid w:val="00222930"/>
    <w:rsid w:val="00222B3A"/>
    <w:rsid w:val="00222E1B"/>
    <w:rsid w:val="002232E4"/>
    <w:rsid w:val="00223463"/>
    <w:rsid w:val="0022390F"/>
    <w:rsid w:val="00223B97"/>
    <w:rsid w:val="00223BB3"/>
    <w:rsid w:val="00223D2C"/>
    <w:rsid w:val="00223F64"/>
    <w:rsid w:val="00224693"/>
    <w:rsid w:val="0022477F"/>
    <w:rsid w:val="00224FA9"/>
    <w:rsid w:val="0022548C"/>
    <w:rsid w:val="00225A38"/>
    <w:rsid w:val="00225BDE"/>
    <w:rsid w:val="00225E8D"/>
    <w:rsid w:val="00225ED4"/>
    <w:rsid w:val="002260FA"/>
    <w:rsid w:val="00226A20"/>
    <w:rsid w:val="00226B51"/>
    <w:rsid w:val="00226ECC"/>
    <w:rsid w:val="0022716B"/>
    <w:rsid w:val="002278E4"/>
    <w:rsid w:val="002279F9"/>
    <w:rsid w:val="00227D60"/>
    <w:rsid w:val="00227DD8"/>
    <w:rsid w:val="0023013F"/>
    <w:rsid w:val="002303D2"/>
    <w:rsid w:val="0023040A"/>
    <w:rsid w:val="0023084E"/>
    <w:rsid w:val="00230F89"/>
    <w:rsid w:val="002310CC"/>
    <w:rsid w:val="00231246"/>
    <w:rsid w:val="002313FB"/>
    <w:rsid w:val="00231760"/>
    <w:rsid w:val="00231888"/>
    <w:rsid w:val="00231D2C"/>
    <w:rsid w:val="00232278"/>
    <w:rsid w:val="00232562"/>
    <w:rsid w:val="0023270B"/>
    <w:rsid w:val="002329CF"/>
    <w:rsid w:val="00232E74"/>
    <w:rsid w:val="00232F10"/>
    <w:rsid w:val="0023348A"/>
    <w:rsid w:val="00233529"/>
    <w:rsid w:val="00233A1D"/>
    <w:rsid w:val="00233BBD"/>
    <w:rsid w:val="00233C22"/>
    <w:rsid w:val="00234362"/>
    <w:rsid w:val="002343EA"/>
    <w:rsid w:val="002345A0"/>
    <w:rsid w:val="00234650"/>
    <w:rsid w:val="0023478B"/>
    <w:rsid w:val="00234ADE"/>
    <w:rsid w:val="00234F5F"/>
    <w:rsid w:val="00235053"/>
    <w:rsid w:val="002350E1"/>
    <w:rsid w:val="00235474"/>
    <w:rsid w:val="00235663"/>
    <w:rsid w:val="00235830"/>
    <w:rsid w:val="00235B9C"/>
    <w:rsid w:val="00235C9C"/>
    <w:rsid w:val="00235D72"/>
    <w:rsid w:val="00235ED4"/>
    <w:rsid w:val="002360BE"/>
    <w:rsid w:val="002368BF"/>
    <w:rsid w:val="00236B7E"/>
    <w:rsid w:val="00236BD6"/>
    <w:rsid w:val="00236E99"/>
    <w:rsid w:val="002372FA"/>
    <w:rsid w:val="00237471"/>
    <w:rsid w:val="0023755A"/>
    <w:rsid w:val="0023770C"/>
    <w:rsid w:val="00237799"/>
    <w:rsid w:val="00237C64"/>
    <w:rsid w:val="002400BE"/>
    <w:rsid w:val="0024022F"/>
    <w:rsid w:val="00240347"/>
    <w:rsid w:val="0024039B"/>
    <w:rsid w:val="00240674"/>
    <w:rsid w:val="00240AF2"/>
    <w:rsid w:val="002414A8"/>
    <w:rsid w:val="00241570"/>
    <w:rsid w:val="00241611"/>
    <w:rsid w:val="00241635"/>
    <w:rsid w:val="00241B95"/>
    <w:rsid w:val="00241D25"/>
    <w:rsid w:val="00241FD4"/>
    <w:rsid w:val="00242052"/>
    <w:rsid w:val="002421DD"/>
    <w:rsid w:val="002424B5"/>
    <w:rsid w:val="002424CF"/>
    <w:rsid w:val="002425B1"/>
    <w:rsid w:val="00242651"/>
    <w:rsid w:val="0024275D"/>
    <w:rsid w:val="002427AF"/>
    <w:rsid w:val="00242AAD"/>
    <w:rsid w:val="00242BB1"/>
    <w:rsid w:val="00243AA9"/>
    <w:rsid w:val="00244162"/>
    <w:rsid w:val="00244794"/>
    <w:rsid w:val="0024490F"/>
    <w:rsid w:val="00244965"/>
    <w:rsid w:val="00244FA5"/>
    <w:rsid w:val="002453C1"/>
    <w:rsid w:val="00245460"/>
    <w:rsid w:val="00245527"/>
    <w:rsid w:val="00245AB2"/>
    <w:rsid w:val="00246589"/>
    <w:rsid w:val="002467D2"/>
    <w:rsid w:val="00246928"/>
    <w:rsid w:val="0024693D"/>
    <w:rsid w:val="00246B61"/>
    <w:rsid w:val="00246FED"/>
    <w:rsid w:val="002471C0"/>
    <w:rsid w:val="00247376"/>
    <w:rsid w:val="002477E3"/>
    <w:rsid w:val="00247A52"/>
    <w:rsid w:val="00247BEE"/>
    <w:rsid w:val="00247D42"/>
    <w:rsid w:val="002506BD"/>
    <w:rsid w:val="00250FAC"/>
    <w:rsid w:val="0025102E"/>
    <w:rsid w:val="00251298"/>
    <w:rsid w:val="00252288"/>
    <w:rsid w:val="0025273B"/>
    <w:rsid w:val="00252935"/>
    <w:rsid w:val="00252996"/>
    <w:rsid w:val="00252A99"/>
    <w:rsid w:val="0025301B"/>
    <w:rsid w:val="0025310C"/>
    <w:rsid w:val="00253A56"/>
    <w:rsid w:val="00253E12"/>
    <w:rsid w:val="00254040"/>
    <w:rsid w:val="0025421D"/>
    <w:rsid w:val="00254247"/>
    <w:rsid w:val="002544EB"/>
    <w:rsid w:val="002546A6"/>
    <w:rsid w:val="002549C1"/>
    <w:rsid w:val="00254A8F"/>
    <w:rsid w:val="00254DF4"/>
    <w:rsid w:val="00254F46"/>
    <w:rsid w:val="00255168"/>
    <w:rsid w:val="00255357"/>
    <w:rsid w:val="0025569F"/>
    <w:rsid w:val="00255D19"/>
    <w:rsid w:val="00255FC3"/>
    <w:rsid w:val="002562AC"/>
    <w:rsid w:val="0025639B"/>
    <w:rsid w:val="00256690"/>
    <w:rsid w:val="0025678B"/>
    <w:rsid w:val="00256D74"/>
    <w:rsid w:val="0025722B"/>
    <w:rsid w:val="0025734B"/>
    <w:rsid w:val="00257398"/>
    <w:rsid w:val="002573E7"/>
    <w:rsid w:val="00257560"/>
    <w:rsid w:val="0025789C"/>
    <w:rsid w:val="00257A5C"/>
    <w:rsid w:val="00257E6B"/>
    <w:rsid w:val="00257EA1"/>
    <w:rsid w:val="0026004D"/>
    <w:rsid w:val="0026007D"/>
    <w:rsid w:val="00260439"/>
    <w:rsid w:val="00260930"/>
    <w:rsid w:val="00260A0F"/>
    <w:rsid w:val="00260C4E"/>
    <w:rsid w:val="00261301"/>
    <w:rsid w:val="0026147F"/>
    <w:rsid w:val="0026180E"/>
    <w:rsid w:val="002618CD"/>
    <w:rsid w:val="002624B1"/>
    <w:rsid w:val="00262812"/>
    <w:rsid w:val="0026282E"/>
    <w:rsid w:val="00262AAA"/>
    <w:rsid w:val="00262E9E"/>
    <w:rsid w:val="00263172"/>
    <w:rsid w:val="002631DF"/>
    <w:rsid w:val="0026375B"/>
    <w:rsid w:val="00263955"/>
    <w:rsid w:val="00263A1D"/>
    <w:rsid w:val="00263CDA"/>
    <w:rsid w:val="00263FB9"/>
    <w:rsid w:val="0026437F"/>
    <w:rsid w:val="002643E1"/>
    <w:rsid w:val="002647E1"/>
    <w:rsid w:val="00264C77"/>
    <w:rsid w:val="00264EDC"/>
    <w:rsid w:val="00265113"/>
    <w:rsid w:val="0026523E"/>
    <w:rsid w:val="00265431"/>
    <w:rsid w:val="002655D7"/>
    <w:rsid w:val="002657AC"/>
    <w:rsid w:val="0026636B"/>
    <w:rsid w:val="00266456"/>
    <w:rsid w:val="002665F8"/>
    <w:rsid w:val="00266BBE"/>
    <w:rsid w:val="0026729B"/>
    <w:rsid w:val="00267837"/>
    <w:rsid w:val="00267A65"/>
    <w:rsid w:val="00267C79"/>
    <w:rsid w:val="00267C8B"/>
    <w:rsid w:val="00270061"/>
    <w:rsid w:val="00270506"/>
    <w:rsid w:val="0027087D"/>
    <w:rsid w:val="002709D7"/>
    <w:rsid w:val="00270C27"/>
    <w:rsid w:val="00270EE6"/>
    <w:rsid w:val="002710A4"/>
    <w:rsid w:val="002712E0"/>
    <w:rsid w:val="0027137B"/>
    <w:rsid w:val="0027176D"/>
    <w:rsid w:val="00271EE4"/>
    <w:rsid w:val="00272434"/>
    <w:rsid w:val="002724C0"/>
    <w:rsid w:val="00272869"/>
    <w:rsid w:val="0027299F"/>
    <w:rsid w:val="00272A2E"/>
    <w:rsid w:val="00272B13"/>
    <w:rsid w:val="00272C29"/>
    <w:rsid w:val="00272E6F"/>
    <w:rsid w:val="002737C3"/>
    <w:rsid w:val="0027392D"/>
    <w:rsid w:val="00273B5B"/>
    <w:rsid w:val="00273EA8"/>
    <w:rsid w:val="0027403C"/>
    <w:rsid w:val="0027409B"/>
    <w:rsid w:val="0027431D"/>
    <w:rsid w:val="0027463C"/>
    <w:rsid w:val="002746A4"/>
    <w:rsid w:val="002748EE"/>
    <w:rsid w:val="00274C58"/>
    <w:rsid w:val="00274E16"/>
    <w:rsid w:val="00274E4A"/>
    <w:rsid w:val="00275C3E"/>
    <w:rsid w:val="00275F31"/>
    <w:rsid w:val="002760CE"/>
    <w:rsid w:val="002766E4"/>
    <w:rsid w:val="002767DD"/>
    <w:rsid w:val="002769E1"/>
    <w:rsid w:val="00276C14"/>
    <w:rsid w:val="002771F7"/>
    <w:rsid w:val="0027723F"/>
    <w:rsid w:val="0027732E"/>
    <w:rsid w:val="002774B6"/>
    <w:rsid w:val="00277A68"/>
    <w:rsid w:val="00277E14"/>
    <w:rsid w:val="00277E43"/>
    <w:rsid w:val="00277F57"/>
    <w:rsid w:val="0028072A"/>
    <w:rsid w:val="002811EB"/>
    <w:rsid w:val="00281218"/>
    <w:rsid w:val="002812C8"/>
    <w:rsid w:val="00281713"/>
    <w:rsid w:val="0028171D"/>
    <w:rsid w:val="00281845"/>
    <w:rsid w:val="002819EA"/>
    <w:rsid w:val="00281BA2"/>
    <w:rsid w:val="00281D6F"/>
    <w:rsid w:val="002822B6"/>
    <w:rsid w:val="00282570"/>
    <w:rsid w:val="0028269F"/>
    <w:rsid w:val="00282B22"/>
    <w:rsid w:val="00282D8E"/>
    <w:rsid w:val="002836E5"/>
    <w:rsid w:val="0028381F"/>
    <w:rsid w:val="0028398E"/>
    <w:rsid w:val="00284277"/>
    <w:rsid w:val="00284878"/>
    <w:rsid w:val="00284BC6"/>
    <w:rsid w:val="00284BF9"/>
    <w:rsid w:val="00284D09"/>
    <w:rsid w:val="00284E33"/>
    <w:rsid w:val="00284E67"/>
    <w:rsid w:val="002851DF"/>
    <w:rsid w:val="002855E0"/>
    <w:rsid w:val="002855FD"/>
    <w:rsid w:val="0028575A"/>
    <w:rsid w:val="002861FB"/>
    <w:rsid w:val="0028623E"/>
    <w:rsid w:val="00286268"/>
    <w:rsid w:val="0028644A"/>
    <w:rsid w:val="002864B9"/>
    <w:rsid w:val="00286EC4"/>
    <w:rsid w:val="002870FD"/>
    <w:rsid w:val="00287167"/>
    <w:rsid w:val="002871E7"/>
    <w:rsid w:val="00287340"/>
    <w:rsid w:val="0028753F"/>
    <w:rsid w:val="0028760C"/>
    <w:rsid w:val="0028784B"/>
    <w:rsid w:val="002878E7"/>
    <w:rsid w:val="00287B7A"/>
    <w:rsid w:val="00287C01"/>
    <w:rsid w:val="00287C8F"/>
    <w:rsid w:val="00287CE6"/>
    <w:rsid w:val="0029039E"/>
    <w:rsid w:val="002903A5"/>
    <w:rsid w:val="002903D9"/>
    <w:rsid w:val="002903FB"/>
    <w:rsid w:val="002905AA"/>
    <w:rsid w:val="00290E1A"/>
    <w:rsid w:val="00290F1C"/>
    <w:rsid w:val="002913FF"/>
    <w:rsid w:val="002915D7"/>
    <w:rsid w:val="002922FE"/>
    <w:rsid w:val="002923B8"/>
    <w:rsid w:val="002923F8"/>
    <w:rsid w:val="00292B45"/>
    <w:rsid w:val="00292CD8"/>
    <w:rsid w:val="0029301E"/>
    <w:rsid w:val="00293022"/>
    <w:rsid w:val="00293267"/>
    <w:rsid w:val="002932D9"/>
    <w:rsid w:val="00293364"/>
    <w:rsid w:val="0029348C"/>
    <w:rsid w:val="002934A1"/>
    <w:rsid w:val="00293638"/>
    <w:rsid w:val="002937E6"/>
    <w:rsid w:val="00293992"/>
    <w:rsid w:val="0029403B"/>
    <w:rsid w:val="00294189"/>
    <w:rsid w:val="00294A6D"/>
    <w:rsid w:val="00294D96"/>
    <w:rsid w:val="00294EA2"/>
    <w:rsid w:val="00294F51"/>
    <w:rsid w:val="002950E2"/>
    <w:rsid w:val="0029555D"/>
    <w:rsid w:val="00295820"/>
    <w:rsid w:val="00295A58"/>
    <w:rsid w:val="00295FED"/>
    <w:rsid w:val="00296206"/>
    <w:rsid w:val="002967A9"/>
    <w:rsid w:val="00296BD0"/>
    <w:rsid w:val="00296D90"/>
    <w:rsid w:val="00296F4F"/>
    <w:rsid w:val="00297254"/>
    <w:rsid w:val="0029729F"/>
    <w:rsid w:val="002977DF"/>
    <w:rsid w:val="00297AA9"/>
    <w:rsid w:val="00297BEA"/>
    <w:rsid w:val="00297F47"/>
    <w:rsid w:val="00297F53"/>
    <w:rsid w:val="002A0460"/>
    <w:rsid w:val="002A07C4"/>
    <w:rsid w:val="002A0886"/>
    <w:rsid w:val="002A08DE"/>
    <w:rsid w:val="002A0A8B"/>
    <w:rsid w:val="002A0A94"/>
    <w:rsid w:val="002A0C49"/>
    <w:rsid w:val="002A0C64"/>
    <w:rsid w:val="002A1024"/>
    <w:rsid w:val="002A11EF"/>
    <w:rsid w:val="002A1730"/>
    <w:rsid w:val="002A1883"/>
    <w:rsid w:val="002A19FA"/>
    <w:rsid w:val="002A1B3F"/>
    <w:rsid w:val="002A1C9F"/>
    <w:rsid w:val="002A2041"/>
    <w:rsid w:val="002A2677"/>
    <w:rsid w:val="002A2AF2"/>
    <w:rsid w:val="002A2B79"/>
    <w:rsid w:val="002A2E53"/>
    <w:rsid w:val="002A331D"/>
    <w:rsid w:val="002A34AF"/>
    <w:rsid w:val="002A362B"/>
    <w:rsid w:val="002A36C9"/>
    <w:rsid w:val="002A3A73"/>
    <w:rsid w:val="002A3B8D"/>
    <w:rsid w:val="002A3BC1"/>
    <w:rsid w:val="002A3E65"/>
    <w:rsid w:val="002A3E8C"/>
    <w:rsid w:val="002A3F52"/>
    <w:rsid w:val="002A4334"/>
    <w:rsid w:val="002A4435"/>
    <w:rsid w:val="002A47A2"/>
    <w:rsid w:val="002A47D0"/>
    <w:rsid w:val="002A4A7A"/>
    <w:rsid w:val="002A4AF2"/>
    <w:rsid w:val="002A4B06"/>
    <w:rsid w:val="002A4B2D"/>
    <w:rsid w:val="002A4B6C"/>
    <w:rsid w:val="002A4C37"/>
    <w:rsid w:val="002A4C95"/>
    <w:rsid w:val="002A4F08"/>
    <w:rsid w:val="002A54A6"/>
    <w:rsid w:val="002A564E"/>
    <w:rsid w:val="002A566D"/>
    <w:rsid w:val="002A5D84"/>
    <w:rsid w:val="002A5F37"/>
    <w:rsid w:val="002A61D6"/>
    <w:rsid w:val="002A6262"/>
    <w:rsid w:val="002A697B"/>
    <w:rsid w:val="002A6A14"/>
    <w:rsid w:val="002A6B95"/>
    <w:rsid w:val="002A6BDB"/>
    <w:rsid w:val="002A75CB"/>
    <w:rsid w:val="002A75F3"/>
    <w:rsid w:val="002A7870"/>
    <w:rsid w:val="002A7FBD"/>
    <w:rsid w:val="002B012D"/>
    <w:rsid w:val="002B02CE"/>
    <w:rsid w:val="002B02DB"/>
    <w:rsid w:val="002B0401"/>
    <w:rsid w:val="002B085B"/>
    <w:rsid w:val="002B0BC3"/>
    <w:rsid w:val="002B0DBB"/>
    <w:rsid w:val="002B10DE"/>
    <w:rsid w:val="002B12D7"/>
    <w:rsid w:val="002B13C2"/>
    <w:rsid w:val="002B13F0"/>
    <w:rsid w:val="002B1630"/>
    <w:rsid w:val="002B1A91"/>
    <w:rsid w:val="002B1B29"/>
    <w:rsid w:val="002B1C0C"/>
    <w:rsid w:val="002B1DC5"/>
    <w:rsid w:val="002B1E1A"/>
    <w:rsid w:val="002B23AA"/>
    <w:rsid w:val="002B2954"/>
    <w:rsid w:val="002B2A54"/>
    <w:rsid w:val="002B2F63"/>
    <w:rsid w:val="002B3155"/>
    <w:rsid w:val="002B3471"/>
    <w:rsid w:val="002B3697"/>
    <w:rsid w:val="002B37C2"/>
    <w:rsid w:val="002B3FCF"/>
    <w:rsid w:val="002B41FF"/>
    <w:rsid w:val="002B43FC"/>
    <w:rsid w:val="002B4523"/>
    <w:rsid w:val="002B47D1"/>
    <w:rsid w:val="002B4952"/>
    <w:rsid w:val="002B49A9"/>
    <w:rsid w:val="002B4E3E"/>
    <w:rsid w:val="002B4E50"/>
    <w:rsid w:val="002B4F1F"/>
    <w:rsid w:val="002B4F96"/>
    <w:rsid w:val="002B50B4"/>
    <w:rsid w:val="002B59B7"/>
    <w:rsid w:val="002B5D77"/>
    <w:rsid w:val="002B5D89"/>
    <w:rsid w:val="002B6419"/>
    <w:rsid w:val="002B6499"/>
    <w:rsid w:val="002B65A1"/>
    <w:rsid w:val="002B66BA"/>
    <w:rsid w:val="002B6988"/>
    <w:rsid w:val="002B6A01"/>
    <w:rsid w:val="002B6C49"/>
    <w:rsid w:val="002B714D"/>
    <w:rsid w:val="002B7608"/>
    <w:rsid w:val="002B773A"/>
    <w:rsid w:val="002B78D8"/>
    <w:rsid w:val="002B78DE"/>
    <w:rsid w:val="002B795C"/>
    <w:rsid w:val="002B7A3B"/>
    <w:rsid w:val="002B7B82"/>
    <w:rsid w:val="002B7E50"/>
    <w:rsid w:val="002B7E5E"/>
    <w:rsid w:val="002C0749"/>
    <w:rsid w:val="002C0B54"/>
    <w:rsid w:val="002C0C74"/>
    <w:rsid w:val="002C0E24"/>
    <w:rsid w:val="002C0E57"/>
    <w:rsid w:val="002C0EA9"/>
    <w:rsid w:val="002C0EBC"/>
    <w:rsid w:val="002C0F41"/>
    <w:rsid w:val="002C1008"/>
    <w:rsid w:val="002C11C8"/>
    <w:rsid w:val="002C1202"/>
    <w:rsid w:val="002C14C1"/>
    <w:rsid w:val="002C1529"/>
    <w:rsid w:val="002C1899"/>
    <w:rsid w:val="002C1A90"/>
    <w:rsid w:val="002C1AB3"/>
    <w:rsid w:val="002C1BBC"/>
    <w:rsid w:val="002C1E5A"/>
    <w:rsid w:val="002C2326"/>
    <w:rsid w:val="002C26DD"/>
    <w:rsid w:val="002C2A0B"/>
    <w:rsid w:val="002C2A40"/>
    <w:rsid w:val="002C2A8E"/>
    <w:rsid w:val="002C37BB"/>
    <w:rsid w:val="002C39A6"/>
    <w:rsid w:val="002C3D2E"/>
    <w:rsid w:val="002C413D"/>
    <w:rsid w:val="002C4362"/>
    <w:rsid w:val="002C44E7"/>
    <w:rsid w:val="002C4959"/>
    <w:rsid w:val="002C4ABB"/>
    <w:rsid w:val="002C4ACF"/>
    <w:rsid w:val="002C561E"/>
    <w:rsid w:val="002C5660"/>
    <w:rsid w:val="002C5E84"/>
    <w:rsid w:val="002C65A9"/>
    <w:rsid w:val="002C6685"/>
    <w:rsid w:val="002C6B89"/>
    <w:rsid w:val="002C700D"/>
    <w:rsid w:val="002C7063"/>
    <w:rsid w:val="002C73CB"/>
    <w:rsid w:val="002C7410"/>
    <w:rsid w:val="002C762F"/>
    <w:rsid w:val="002C7D0C"/>
    <w:rsid w:val="002D01EF"/>
    <w:rsid w:val="002D0452"/>
    <w:rsid w:val="002D0790"/>
    <w:rsid w:val="002D07D4"/>
    <w:rsid w:val="002D0801"/>
    <w:rsid w:val="002D0A62"/>
    <w:rsid w:val="002D0BDD"/>
    <w:rsid w:val="002D0E5E"/>
    <w:rsid w:val="002D14F6"/>
    <w:rsid w:val="002D16CD"/>
    <w:rsid w:val="002D1769"/>
    <w:rsid w:val="002D1B16"/>
    <w:rsid w:val="002D1EF7"/>
    <w:rsid w:val="002D22CC"/>
    <w:rsid w:val="002D26D3"/>
    <w:rsid w:val="002D2807"/>
    <w:rsid w:val="002D2866"/>
    <w:rsid w:val="002D28F6"/>
    <w:rsid w:val="002D2F49"/>
    <w:rsid w:val="002D32FE"/>
    <w:rsid w:val="002D3599"/>
    <w:rsid w:val="002D372E"/>
    <w:rsid w:val="002D3881"/>
    <w:rsid w:val="002D3D2C"/>
    <w:rsid w:val="002D3EAB"/>
    <w:rsid w:val="002D3ECF"/>
    <w:rsid w:val="002D4226"/>
    <w:rsid w:val="002D42D3"/>
    <w:rsid w:val="002D455C"/>
    <w:rsid w:val="002D4762"/>
    <w:rsid w:val="002D4AD6"/>
    <w:rsid w:val="002D4CB9"/>
    <w:rsid w:val="002D4CFA"/>
    <w:rsid w:val="002D4F3A"/>
    <w:rsid w:val="002D4F7B"/>
    <w:rsid w:val="002D5127"/>
    <w:rsid w:val="002D54FE"/>
    <w:rsid w:val="002D5664"/>
    <w:rsid w:val="002D56EA"/>
    <w:rsid w:val="002D5999"/>
    <w:rsid w:val="002D5C38"/>
    <w:rsid w:val="002D5C6E"/>
    <w:rsid w:val="002D5CCD"/>
    <w:rsid w:val="002D5F91"/>
    <w:rsid w:val="002D62C8"/>
    <w:rsid w:val="002D6504"/>
    <w:rsid w:val="002D7216"/>
    <w:rsid w:val="002D7269"/>
    <w:rsid w:val="002D7356"/>
    <w:rsid w:val="002D76E8"/>
    <w:rsid w:val="002D78C8"/>
    <w:rsid w:val="002D7DC8"/>
    <w:rsid w:val="002D7E25"/>
    <w:rsid w:val="002E01FB"/>
    <w:rsid w:val="002E04AD"/>
    <w:rsid w:val="002E04E7"/>
    <w:rsid w:val="002E06C3"/>
    <w:rsid w:val="002E06E8"/>
    <w:rsid w:val="002E11BF"/>
    <w:rsid w:val="002E122F"/>
    <w:rsid w:val="002E1490"/>
    <w:rsid w:val="002E21B4"/>
    <w:rsid w:val="002E26E5"/>
    <w:rsid w:val="002E2C8A"/>
    <w:rsid w:val="002E31E5"/>
    <w:rsid w:val="002E3266"/>
    <w:rsid w:val="002E32FD"/>
    <w:rsid w:val="002E3A47"/>
    <w:rsid w:val="002E3CA4"/>
    <w:rsid w:val="002E3D40"/>
    <w:rsid w:val="002E3F2D"/>
    <w:rsid w:val="002E4632"/>
    <w:rsid w:val="002E49B2"/>
    <w:rsid w:val="002E5887"/>
    <w:rsid w:val="002E5B51"/>
    <w:rsid w:val="002E5C8A"/>
    <w:rsid w:val="002E5F07"/>
    <w:rsid w:val="002E65B6"/>
    <w:rsid w:val="002E65FF"/>
    <w:rsid w:val="002E6912"/>
    <w:rsid w:val="002E69AD"/>
    <w:rsid w:val="002E6A2C"/>
    <w:rsid w:val="002E6A30"/>
    <w:rsid w:val="002E71B1"/>
    <w:rsid w:val="002E7532"/>
    <w:rsid w:val="002E7A1A"/>
    <w:rsid w:val="002E7B64"/>
    <w:rsid w:val="002E7B78"/>
    <w:rsid w:val="002F01DD"/>
    <w:rsid w:val="002F0A03"/>
    <w:rsid w:val="002F0A80"/>
    <w:rsid w:val="002F0B7B"/>
    <w:rsid w:val="002F0B82"/>
    <w:rsid w:val="002F0CCC"/>
    <w:rsid w:val="002F0F50"/>
    <w:rsid w:val="002F1137"/>
    <w:rsid w:val="002F1ACD"/>
    <w:rsid w:val="002F1E23"/>
    <w:rsid w:val="002F1EF7"/>
    <w:rsid w:val="002F1FA0"/>
    <w:rsid w:val="002F22E7"/>
    <w:rsid w:val="002F274A"/>
    <w:rsid w:val="002F2A5D"/>
    <w:rsid w:val="002F2A9F"/>
    <w:rsid w:val="002F2D64"/>
    <w:rsid w:val="002F3272"/>
    <w:rsid w:val="002F3316"/>
    <w:rsid w:val="002F33A9"/>
    <w:rsid w:val="002F35B9"/>
    <w:rsid w:val="002F36EC"/>
    <w:rsid w:val="002F3851"/>
    <w:rsid w:val="002F3F3A"/>
    <w:rsid w:val="002F3F3C"/>
    <w:rsid w:val="002F44F4"/>
    <w:rsid w:val="002F49BE"/>
    <w:rsid w:val="002F4BE0"/>
    <w:rsid w:val="002F4BE3"/>
    <w:rsid w:val="002F4E66"/>
    <w:rsid w:val="002F5321"/>
    <w:rsid w:val="002F5573"/>
    <w:rsid w:val="002F5735"/>
    <w:rsid w:val="002F58D1"/>
    <w:rsid w:val="002F5944"/>
    <w:rsid w:val="002F5E4C"/>
    <w:rsid w:val="002F5E5D"/>
    <w:rsid w:val="002F5ED0"/>
    <w:rsid w:val="002F616B"/>
    <w:rsid w:val="002F63AC"/>
    <w:rsid w:val="002F6465"/>
    <w:rsid w:val="002F6AF1"/>
    <w:rsid w:val="002F6AF3"/>
    <w:rsid w:val="002F6AF5"/>
    <w:rsid w:val="002F6E3D"/>
    <w:rsid w:val="002F6ED2"/>
    <w:rsid w:val="002F6F4A"/>
    <w:rsid w:val="002F7001"/>
    <w:rsid w:val="002F7123"/>
    <w:rsid w:val="002F777B"/>
    <w:rsid w:val="002F7B8D"/>
    <w:rsid w:val="00300196"/>
    <w:rsid w:val="003001EB"/>
    <w:rsid w:val="00300D88"/>
    <w:rsid w:val="00300E27"/>
    <w:rsid w:val="00300E30"/>
    <w:rsid w:val="00301148"/>
    <w:rsid w:val="00301186"/>
    <w:rsid w:val="00301584"/>
    <w:rsid w:val="00301753"/>
    <w:rsid w:val="00301D41"/>
    <w:rsid w:val="00302377"/>
    <w:rsid w:val="003023F7"/>
    <w:rsid w:val="00302638"/>
    <w:rsid w:val="00302789"/>
    <w:rsid w:val="0030291B"/>
    <w:rsid w:val="003029FC"/>
    <w:rsid w:val="00302F80"/>
    <w:rsid w:val="00303198"/>
    <w:rsid w:val="00303288"/>
    <w:rsid w:val="003033D8"/>
    <w:rsid w:val="00303498"/>
    <w:rsid w:val="003034A3"/>
    <w:rsid w:val="00303DAC"/>
    <w:rsid w:val="00303DDA"/>
    <w:rsid w:val="00303E10"/>
    <w:rsid w:val="00303FAC"/>
    <w:rsid w:val="003040D1"/>
    <w:rsid w:val="003044C5"/>
    <w:rsid w:val="003045C9"/>
    <w:rsid w:val="00304918"/>
    <w:rsid w:val="00304A7D"/>
    <w:rsid w:val="00304D94"/>
    <w:rsid w:val="00305982"/>
    <w:rsid w:val="00306117"/>
    <w:rsid w:val="0030647C"/>
    <w:rsid w:val="003067C4"/>
    <w:rsid w:val="00306B9A"/>
    <w:rsid w:val="003071F6"/>
    <w:rsid w:val="003074D2"/>
    <w:rsid w:val="00307705"/>
    <w:rsid w:val="003077C5"/>
    <w:rsid w:val="0030790D"/>
    <w:rsid w:val="003079E7"/>
    <w:rsid w:val="00307DDD"/>
    <w:rsid w:val="00310098"/>
    <w:rsid w:val="003100A2"/>
    <w:rsid w:val="00310123"/>
    <w:rsid w:val="003103E3"/>
    <w:rsid w:val="003104EE"/>
    <w:rsid w:val="00310A97"/>
    <w:rsid w:val="00310BD2"/>
    <w:rsid w:val="00310C33"/>
    <w:rsid w:val="0031103E"/>
    <w:rsid w:val="00311131"/>
    <w:rsid w:val="003117CA"/>
    <w:rsid w:val="00311C03"/>
    <w:rsid w:val="00311C2D"/>
    <w:rsid w:val="00311FDB"/>
    <w:rsid w:val="00312028"/>
    <w:rsid w:val="00312257"/>
    <w:rsid w:val="0031226B"/>
    <w:rsid w:val="003124B5"/>
    <w:rsid w:val="00312A00"/>
    <w:rsid w:val="00312A0B"/>
    <w:rsid w:val="00312AF2"/>
    <w:rsid w:val="00312D3D"/>
    <w:rsid w:val="003131C3"/>
    <w:rsid w:val="003132D7"/>
    <w:rsid w:val="0031370E"/>
    <w:rsid w:val="00313719"/>
    <w:rsid w:val="00313B23"/>
    <w:rsid w:val="00314203"/>
    <w:rsid w:val="00314522"/>
    <w:rsid w:val="00314AB1"/>
    <w:rsid w:val="00314AF5"/>
    <w:rsid w:val="00314B31"/>
    <w:rsid w:val="00314CA2"/>
    <w:rsid w:val="00314F7E"/>
    <w:rsid w:val="00314FB0"/>
    <w:rsid w:val="00315126"/>
    <w:rsid w:val="003153F9"/>
    <w:rsid w:val="003157A2"/>
    <w:rsid w:val="003157DC"/>
    <w:rsid w:val="003158E9"/>
    <w:rsid w:val="0031661F"/>
    <w:rsid w:val="003168AF"/>
    <w:rsid w:val="00316AE8"/>
    <w:rsid w:val="00316B36"/>
    <w:rsid w:val="00316BAE"/>
    <w:rsid w:val="00317274"/>
    <w:rsid w:val="00317288"/>
    <w:rsid w:val="0031731C"/>
    <w:rsid w:val="00317789"/>
    <w:rsid w:val="00317A4F"/>
    <w:rsid w:val="00320014"/>
    <w:rsid w:val="00320574"/>
    <w:rsid w:val="0032057A"/>
    <w:rsid w:val="00320BB5"/>
    <w:rsid w:val="00320F2E"/>
    <w:rsid w:val="0032152A"/>
    <w:rsid w:val="003215DB"/>
    <w:rsid w:val="003216BD"/>
    <w:rsid w:val="00321835"/>
    <w:rsid w:val="003218C4"/>
    <w:rsid w:val="00321C39"/>
    <w:rsid w:val="00321C76"/>
    <w:rsid w:val="00321D37"/>
    <w:rsid w:val="00321F2E"/>
    <w:rsid w:val="003221FF"/>
    <w:rsid w:val="003224BE"/>
    <w:rsid w:val="0032266F"/>
    <w:rsid w:val="003228DD"/>
    <w:rsid w:val="003229C5"/>
    <w:rsid w:val="00322A80"/>
    <w:rsid w:val="00322EFA"/>
    <w:rsid w:val="00322F5D"/>
    <w:rsid w:val="003232D8"/>
    <w:rsid w:val="00323510"/>
    <w:rsid w:val="0032396E"/>
    <w:rsid w:val="003239EA"/>
    <w:rsid w:val="00323A90"/>
    <w:rsid w:val="00323EE8"/>
    <w:rsid w:val="00323F57"/>
    <w:rsid w:val="00324126"/>
    <w:rsid w:val="0032424A"/>
    <w:rsid w:val="003245C5"/>
    <w:rsid w:val="003249E3"/>
    <w:rsid w:val="00325543"/>
    <w:rsid w:val="0032554E"/>
    <w:rsid w:val="0032637D"/>
    <w:rsid w:val="0032642E"/>
    <w:rsid w:val="00326829"/>
    <w:rsid w:val="00326C4D"/>
    <w:rsid w:val="00326FFE"/>
    <w:rsid w:val="0032705F"/>
    <w:rsid w:val="00327103"/>
    <w:rsid w:val="003273AD"/>
    <w:rsid w:val="00327942"/>
    <w:rsid w:val="003279DC"/>
    <w:rsid w:val="00327A27"/>
    <w:rsid w:val="00327E3E"/>
    <w:rsid w:val="0033011C"/>
    <w:rsid w:val="003306C3"/>
    <w:rsid w:val="00330C73"/>
    <w:rsid w:val="00330F7F"/>
    <w:rsid w:val="00331048"/>
    <w:rsid w:val="00331630"/>
    <w:rsid w:val="003316DE"/>
    <w:rsid w:val="00331A3F"/>
    <w:rsid w:val="00331B09"/>
    <w:rsid w:val="00331B75"/>
    <w:rsid w:val="00331B7F"/>
    <w:rsid w:val="00331BDD"/>
    <w:rsid w:val="00331CDF"/>
    <w:rsid w:val="00331FBA"/>
    <w:rsid w:val="00332203"/>
    <w:rsid w:val="0033231A"/>
    <w:rsid w:val="003324F5"/>
    <w:rsid w:val="00333A47"/>
    <w:rsid w:val="00333C26"/>
    <w:rsid w:val="00334DA1"/>
    <w:rsid w:val="003350C3"/>
    <w:rsid w:val="00335520"/>
    <w:rsid w:val="0033552D"/>
    <w:rsid w:val="0033581E"/>
    <w:rsid w:val="00335AF2"/>
    <w:rsid w:val="00335B60"/>
    <w:rsid w:val="00335D9C"/>
    <w:rsid w:val="00335E0B"/>
    <w:rsid w:val="00335F98"/>
    <w:rsid w:val="00335FE3"/>
    <w:rsid w:val="003360C7"/>
    <w:rsid w:val="00336450"/>
    <w:rsid w:val="0033655E"/>
    <w:rsid w:val="00336647"/>
    <w:rsid w:val="003369BC"/>
    <w:rsid w:val="00337318"/>
    <w:rsid w:val="003373EC"/>
    <w:rsid w:val="00337517"/>
    <w:rsid w:val="0033768C"/>
    <w:rsid w:val="003376A5"/>
    <w:rsid w:val="003376DA"/>
    <w:rsid w:val="00337CFB"/>
    <w:rsid w:val="003407FD"/>
    <w:rsid w:val="00340913"/>
    <w:rsid w:val="003409D8"/>
    <w:rsid w:val="00340E5E"/>
    <w:rsid w:val="00340EBE"/>
    <w:rsid w:val="00340FA0"/>
    <w:rsid w:val="00341766"/>
    <w:rsid w:val="00341934"/>
    <w:rsid w:val="00341E9C"/>
    <w:rsid w:val="00341F60"/>
    <w:rsid w:val="00342154"/>
    <w:rsid w:val="00342659"/>
    <w:rsid w:val="00342660"/>
    <w:rsid w:val="003428E5"/>
    <w:rsid w:val="0034294A"/>
    <w:rsid w:val="00342A46"/>
    <w:rsid w:val="00342C73"/>
    <w:rsid w:val="00342D0A"/>
    <w:rsid w:val="0034338C"/>
    <w:rsid w:val="00343B2C"/>
    <w:rsid w:val="00343D98"/>
    <w:rsid w:val="00343F8D"/>
    <w:rsid w:val="00344110"/>
    <w:rsid w:val="00344929"/>
    <w:rsid w:val="00344CE1"/>
    <w:rsid w:val="00344E60"/>
    <w:rsid w:val="00344EE8"/>
    <w:rsid w:val="00345298"/>
    <w:rsid w:val="00345473"/>
    <w:rsid w:val="003459D1"/>
    <w:rsid w:val="00345A1D"/>
    <w:rsid w:val="00345AA4"/>
    <w:rsid w:val="00345AA8"/>
    <w:rsid w:val="00345AC4"/>
    <w:rsid w:val="00345BB8"/>
    <w:rsid w:val="0034668F"/>
    <w:rsid w:val="003466BA"/>
    <w:rsid w:val="00346AE2"/>
    <w:rsid w:val="00346BE1"/>
    <w:rsid w:val="003472D9"/>
    <w:rsid w:val="003477FB"/>
    <w:rsid w:val="0034792D"/>
    <w:rsid w:val="003479D9"/>
    <w:rsid w:val="00347D4F"/>
    <w:rsid w:val="00347D60"/>
    <w:rsid w:val="00347ECE"/>
    <w:rsid w:val="00350143"/>
    <w:rsid w:val="003502D8"/>
    <w:rsid w:val="0035055F"/>
    <w:rsid w:val="00350832"/>
    <w:rsid w:val="00350833"/>
    <w:rsid w:val="00350E18"/>
    <w:rsid w:val="00350E4D"/>
    <w:rsid w:val="00350EE8"/>
    <w:rsid w:val="00350F43"/>
    <w:rsid w:val="003512F4"/>
    <w:rsid w:val="00351491"/>
    <w:rsid w:val="003516CE"/>
    <w:rsid w:val="003517B6"/>
    <w:rsid w:val="00351809"/>
    <w:rsid w:val="00351ADF"/>
    <w:rsid w:val="00351E56"/>
    <w:rsid w:val="0035219B"/>
    <w:rsid w:val="00352236"/>
    <w:rsid w:val="00352339"/>
    <w:rsid w:val="003525B7"/>
    <w:rsid w:val="00352733"/>
    <w:rsid w:val="00352A94"/>
    <w:rsid w:val="00352C13"/>
    <w:rsid w:val="00352CA6"/>
    <w:rsid w:val="0035315D"/>
    <w:rsid w:val="0035318F"/>
    <w:rsid w:val="00353639"/>
    <w:rsid w:val="0035385B"/>
    <w:rsid w:val="003543AB"/>
    <w:rsid w:val="003543F9"/>
    <w:rsid w:val="00354B24"/>
    <w:rsid w:val="00354F7C"/>
    <w:rsid w:val="003552DD"/>
    <w:rsid w:val="00355644"/>
    <w:rsid w:val="0035579A"/>
    <w:rsid w:val="003557FB"/>
    <w:rsid w:val="003559E0"/>
    <w:rsid w:val="00355A4F"/>
    <w:rsid w:val="00355ADA"/>
    <w:rsid w:val="00355D75"/>
    <w:rsid w:val="00355EF4"/>
    <w:rsid w:val="00355F6C"/>
    <w:rsid w:val="00355FC0"/>
    <w:rsid w:val="00356037"/>
    <w:rsid w:val="00356039"/>
    <w:rsid w:val="00356085"/>
    <w:rsid w:val="00356492"/>
    <w:rsid w:val="00356504"/>
    <w:rsid w:val="003565F4"/>
    <w:rsid w:val="00356713"/>
    <w:rsid w:val="003569F1"/>
    <w:rsid w:val="00357000"/>
    <w:rsid w:val="00357209"/>
    <w:rsid w:val="003573C2"/>
    <w:rsid w:val="0035747D"/>
    <w:rsid w:val="0035754B"/>
    <w:rsid w:val="0035760D"/>
    <w:rsid w:val="003579EF"/>
    <w:rsid w:val="00357C51"/>
    <w:rsid w:val="00357E83"/>
    <w:rsid w:val="003600CF"/>
    <w:rsid w:val="00360393"/>
    <w:rsid w:val="00360731"/>
    <w:rsid w:val="00360852"/>
    <w:rsid w:val="00360A25"/>
    <w:rsid w:val="00360BA6"/>
    <w:rsid w:val="0036145F"/>
    <w:rsid w:val="0036156A"/>
    <w:rsid w:val="0036171D"/>
    <w:rsid w:val="00361840"/>
    <w:rsid w:val="00361A66"/>
    <w:rsid w:val="00361BD5"/>
    <w:rsid w:val="00361C64"/>
    <w:rsid w:val="00361D93"/>
    <w:rsid w:val="00361E64"/>
    <w:rsid w:val="00361E76"/>
    <w:rsid w:val="00362206"/>
    <w:rsid w:val="003623C8"/>
    <w:rsid w:val="00362477"/>
    <w:rsid w:val="00362C60"/>
    <w:rsid w:val="00362D5B"/>
    <w:rsid w:val="00362DCB"/>
    <w:rsid w:val="00363114"/>
    <w:rsid w:val="00363279"/>
    <w:rsid w:val="003633AF"/>
    <w:rsid w:val="00363A13"/>
    <w:rsid w:val="00363C97"/>
    <w:rsid w:val="00363D1C"/>
    <w:rsid w:val="00363DB4"/>
    <w:rsid w:val="00363EAC"/>
    <w:rsid w:val="00363FFA"/>
    <w:rsid w:val="0036444D"/>
    <w:rsid w:val="00364595"/>
    <w:rsid w:val="003645FB"/>
    <w:rsid w:val="00364747"/>
    <w:rsid w:val="0036476F"/>
    <w:rsid w:val="003649C5"/>
    <w:rsid w:val="00364AC9"/>
    <w:rsid w:val="00364AD7"/>
    <w:rsid w:val="00364BE9"/>
    <w:rsid w:val="00364D38"/>
    <w:rsid w:val="00364F88"/>
    <w:rsid w:val="003652B7"/>
    <w:rsid w:val="0036552A"/>
    <w:rsid w:val="003655A9"/>
    <w:rsid w:val="00365BE8"/>
    <w:rsid w:val="00365D7A"/>
    <w:rsid w:val="0036682F"/>
    <w:rsid w:val="00366B8A"/>
    <w:rsid w:val="00366BE2"/>
    <w:rsid w:val="00366DAB"/>
    <w:rsid w:val="00366FA8"/>
    <w:rsid w:val="003671A2"/>
    <w:rsid w:val="00367409"/>
    <w:rsid w:val="00367453"/>
    <w:rsid w:val="00370026"/>
    <w:rsid w:val="0037019F"/>
    <w:rsid w:val="003703E5"/>
    <w:rsid w:val="00370401"/>
    <w:rsid w:val="00370689"/>
    <w:rsid w:val="00370699"/>
    <w:rsid w:val="0037083A"/>
    <w:rsid w:val="0037089E"/>
    <w:rsid w:val="003708A2"/>
    <w:rsid w:val="00370C39"/>
    <w:rsid w:val="00370ED6"/>
    <w:rsid w:val="0037145E"/>
    <w:rsid w:val="0037179B"/>
    <w:rsid w:val="00371BE4"/>
    <w:rsid w:val="00371E1C"/>
    <w:rsid w:val="003726F4"/>
    <w:rsid w:val="00372A74"/>
    <w:rsid w:val="003734A2"/>
    <w:rsid w:val="003738FC"/>
    <w:rsid w:val="00373B61"/>
    <w:rsid w:val="00373CA3"/>
    <w:rsid w:val="00373EE8"/>
    <w:rsid w:val="00374164"/>
    <w:rsid w:val="00374236"/>
    <w:rsid w:val="003744D0"/>
    <w:rsid w:val="00374C21"/>
    <w:rsid w:val="00375000"/>
    <w:rsid w:val="00375022"/>
    <w:rsid w:val="003758A3"/>
    <w:rsid w:val="00375CD8"/>
    <w:rsid w:val="00375CEF"/>
    <w:rsid w:val="00375E51"/>
    <w:rsid w:val="00376462"/>
    <w:rsid w:val="00376618"/>
    <w:rsid w:val="00376657"/>
    <w:rsid w:val="00376826"/>
    <w:rsid w:val="00376A90"/>
    <w:rsid w:val="00376BFE"/>
    <w:rsid w:val="0037714F"/>
    <w:rsid w:val="00377269"/>
    <w:rsid w:val="0037747E"/>
    <w:rsid w:val="0037767F"/>
    <w:rsid w:val="00377AE1"/>
    <w:rsid w:val="00377B90"/>
    <w:rsid w:val="0038015B"/>
    <w:rsid w:val="00380E27"/>
    <w:rsid w:val="003812D4"/>
    <w:rsid w:val="00381589"/>
    <w:rsid w:val="0038197D"/>
    <w:rsid w:val="00382105"/>
    <w:rsid w:val="003821EA"/>
    <w:rsid w:val="00382220"/>
    <w:rsid w:val="0038223C"/>
    <w:rsid w:val="003822AD"/>
    <w:rsid w:val="003828AF"/>
    <w:rsid w:val="003829AD"/>
    <w:rsid w:val="00382B44"/>
    <w:rsid w:val="00383115"/>
    <w:rsid w:val="003835F9"/>
    <w:rsid w:val="00383667"/>
    <w:rsid w:val="00383BD2"/>
    <w:rsid w:val="00383CAF"/>
    <w:rsid w:val="00383E85"/>
    <w:rsid w:val="003846BC"/>
    <w:rsid w:val="00384842"/>
    <w:rsid w:val="00384B76"/>
    <w:rsid w:val="00384CA3"/>
    <w:rsid w:val="00384E86"/>
    <w:rsid w:val="003851E7"/>
    <w:rsid w:val="003853E7"/>
    <w:rsid w:val="003854E9"/>
    <w:rsid w:val="00385679"/>
    <w:rsid w:val="00385917"/>
    <w:rsid w:val="003862C3"/>
    <w:rsid w:val="00386479"/>
    <w:rsid w:val="00386528"/>
    <w:rsid w:val="0038668A"/>
    <w:rsid w:val="003866C7"/>
    <w:rsid w:val="0038679B"/>
    <w:rsid w:val="00386835"/>
    <w:rsid w:val="00386930"/>
    <w:rsid w:val="00386A76"/>
    <w:rsid w:val="00386AB2"/>
    <w:rsid w:val="00386BA3"/>
    <w:rsid w:val="00386D58"/>
    <w:rsid w:val="00386F5C"/>
    <w:rsid w:val="0038707C"/>
    <w:rsid w:val="0038715D"/>
    <w:rsid w:val="00387371"/>
    <w:rsid w:val="00387428"/>
    <w:rsid w:val="0038743E"/>
    <w:rsid w:val="003875CD"/>
    <w:rsid w:val="00387B66"/>
    <w:rsid w:val="003901CC"/>
    <w:rsid w:val="003904EC"/>
    <w:rsid w:val="003906AA"/>
    <w:rsid w:val="00390733"/>
    <w:rsid w:val="003907CA"/>
    <w:rsid w:val="00390880"/>
    <w:rsid w:val="0039090E"/>
    <w:rsid w:val="0039094D"/>
    <w:rsid w:val="003909CA"/>
    <w:rsid w:val="00390B02"/>
    <w:rsid w:val="00390F0F"/>
    <w:rsid w:val="0039102D"/>
    <w:rsid w:val="003910A9"/>
    <w:rsid w:val="003918B4"/>
    <w:rsid w:val="00391992"/>
    <w:rsid w:val="00391C3F"/>
    <w:rsid w:val="00391C93"/>
    <w:rsid w:val="0039200A"/>
    <w:rsid w:val="0039207D"/>
    <w:rsid w:val="003922CC"/>
    <w:rsid w:val="0039239D"/>
    <w:rsid w:val="0039295D"/>
    <w:rsid w:val="00392BA0"/>
    <w:rsid w:val="00393371"/>
    <w:rsid w:val="00393500"/>
    <w:rsid w:val="003938A7"/>
    <w:rsid w:val="00393CBD"/>
    <w:rsid w:val="00393CD6"/>
    <w:rsid w:val="00393FDA"/>
    <w:rsid w:val="0039402C"/>
    <w:rsid w:val="00394466"/>
    <w:rsid w:val="00394602"/>
    <w:rsid w:val="00394608"/>
    <w:rsid w:val="00394755"/>
    <w:rsid w:val="00394985"/>
    <w:rsid w:val="00394DD8"/>
    <w:rsid w:val="00396292"/>
    <w:rsid w:val="003964BD"/>
    <w:rsid w:val="00396539"/>
    <w:rsid w:val="00396561"/>
    <w:rsid w:val="003966EF"/>
    <w:rsid w:val="003969FF"/>
    <w:rsid w:val="00396A5E"/>
    <w:rsid w:val="00396C30"/>
    <w:rsid w:val="00396D22"/>
    <w:rsid w:val="00396DA6"/>
    <w:rsid w:val="00396ED9"/>
    <w:rsid w:val="00397011"/>
    <w:rsid w:val="003971C8"/>
    <w:rsid w:val="0039775B"/>
    <w:rsid w:val="00397B1A"/>
    <w:rsid w:val="00397B1B"/>
    <w:rsid w:val="003A025E"/>
    <w:rsid w:val="003A0791"/>
    <w:rsid w:val="003A07F9"/>
    <w:rsid w:val="003A0A17"/>
    <w:rsid w:val="003A0A27"/>
    <w:rsid w:val="003A10B9"/>
    <w:rsid w:val="003A12C6"/>
    <w:rsid w:val="003A16C7"/>
    <w:rsid w:val="003A1988"/>
    <w:rsid w:val="003A1A57"/>
    <w:rsid w:val="003A1CA5"/>
    <w:rsid w:val="003A1DED"/>
    <w:rsid w:val="003A249E"/>
    <w:rsid w:val="003A2561"/>
    <w:rsid w:val="003A2693"/>
    <w:rsid w:val="003A2D1E"/>
    <w:rsid w:val="003A3338"/>
    <w:rsid w:val="003A34AF"/>
    <w:rsid w:val="003A3664"/>
    <w:rsid w:val="003A3AB1"/>
    <w:rsid w:val="003A3BDD"/>
    <w:rsid w:val="003A3F97"/>
    <w:rsid w:val="003A3F9B"/>
    <w:rsid w:val="003A4099"/>
    <w:rsid w:val="003A4229"/>
    <w:rsid w:val="003A45D4"/>
    <w:rsid w:val="003A46AF"/>
    <w:rsid w:val="003A47E3"/>
    <w:rsid w:val="003A491B"/>
    <w:rsid w:val="003A4CDA"/>
    <w:rsid w:val="003A4E70"/>
    <w:rsid w:val="003A593F"/>
    <w:rsid w:val="003A5961"/>
    <w:rsid w:val="003A5A07"/>
    <w:rsid w:val="003A5C8F"/>
    <w:rsid w:val="003A5CF5"/>
    <w:rsid w:val="003A5CF7"/>
    <w:rsid w:val="003A5D69"/>
    <w:rsid w:val="003A600A"/>
    <w:rsid w:val="003A62B1"/>
    <w:rsid w:val="003A66EE"/>
    <w:rsid w:val="003A6DAA"/>
    <w:rsid w:val="003A70A3"/>
    <w:rsid w:val="003A7E7C"/>
    <w:rsid w:val="003A7EB1"/>
    <w:rsid w:val="003B0878"/>
    <w:rsid w:val="003B0B98"/>
    <w:rsid w:val="003B0CF4"/>
    <w:rsid w:val="003B0E6D"/>
    <w:rsid w:val="003B10C6"/>
    <w:rsid w:val="003B1265"/>
    <w:rsid w:val="003B1324"/>
    <w:rsid w:val="003B1381"/>
    <w:rsid w:val="003B1CC7"/>
    <w:rsid w:val="003B23FA"/>
    <w:rsid w:val="003B275D"/>
    <w:rsid w:val="003B28E9"/>
    <w:rsid w:val="003B2943"/>
    <w:rsid w:val="003B2A1E"/>
    <w:rsid w:val="003B2B4A"/>
    <w:rsid w:val="003B2DE7"/>
    <w:rsid w:val="003B2EC0"/>
    <w:rsid w:val="003B2EC7"/>
    <w:rsid w:val="003B2F3B"/>
    <w:rsid w:val="003B327D"/>
    <w:rsid w:val="003B347C"/>
    <w:rsid w:val="003B3764"/>
    <w:rsid w:val="003B3BE4"/>
    <w:rsid w:val="003B3C86"/>
    <w:rsid w:val="003B4414"/>
    <w:rsid w:val="003B4455"/>
    <w:rsid w:val="003B448D"/>
    <w:rsid w:val="003B451E"/>
    <w:rsid w:val="003B4607"/>
    <w:rsid w:val="003B469E"/>
    <w:rsid w:val="003B4923"/>
    <w:rsid w:val="003B50E1"/>
    <w:rsid w:val="003B547E"/>
    <w:rsid w:val="003B57A9"/>
    <w:rsid w:val="003B6532"/>
    <w:rsid w:val="003B674A"/>
    <w:rsid w:val="003B6796"/>
    <w:rsid w:val="003B6F31"/>
    <w:rsid w:val="003B7135"/>
    <w:rsid w:val="003B735D"/>
    <w:rsid w:val="003B75FA"/>
    <w:rsid w:val="003B771B"/>
    <w:rsid w:val="003B78E0"/>
    <w:rsid w:val="003C06BE"/>
    <w:rsid w:val="003C0B46"/>
    <w:rsid w:val="003C0B54"/>
    <w:rsid w:val="003C0B64"/>
    <w:rsid w:val="003C0F52"/>
    <w:rsid w:val="003C1158"/>
    <w:rsid w:val="003C13BB"/>
    <w:rsid w:val="003C1483"/>
    <w:rsid w:val="003C19A4"/>
    <w:rsid w:val="003C19CC"/>
    <w:rsid w:val="003C1BC8"/>
    <w:rsid w:val="003C1C3B"/>
    <w:rsid w:val="003C1D2C"/>
    <w:rsid w:val="003C1D53"/>
    <w:rsid w:val="003C1EE4"/>
    <w:rsid w:val="003C2092"/>
    <w:rsid w:val="003C210F"/>
    <w:rsid w:val="003C24E5"/>
    <w:rsid w:val="003C2990"/>
    <w:rsid w:val="003C2A9E"/>
    <w:rsid w:val="003C2C79"/>
    <w:rsid w:val="003C2EAC"/>
    <w:rsid w:val="003C34CE"/>
    <w:rsid w:val="003C366D"/>
    <w:rsid w:val="003C369A"/>
    <w:rsid w:val="003C36D3"/>
    <w:rsid w:val="003C3886"/>
    <w:rsid w:val="003C394A"/>
    <w:rsid w:val="003C3E62"/>
    <w:rsid w:val="003C3F9E"/>
    <w:rsid w:val="003C4174"/>
    <w:rsid w:val="003C41A0"/>
    <w:rsid w:val="003C4371"/>
    <w:rsid w:val="003C43B3"/>
    <w:rsid w:val="003C4ABE"/>
    <w:rsid w:val="003C51FB"/>
    <w:rsid w:val="003C523F"/>
    <w:rsid w:val="003C536F"/>
    <w:rsid w:val="003C549A"/>
    <w:rsid w:val="003C54E3"/>
    <w:rsid w:val="003C57C7"/>
    <w:rsid w:val="003C5CE5"/>
    <w:rsid w:val="003C62EC"/>
    <w:rsid w:val="003C650A"/>
    <w:rsid w:val="003C7250"/>
    <w:rsid w:val="003C7301"/>
    <w:rsid w:val="003C7339"/>
    <w:rsid w:val="003C74A9"/>
    <w:rsid w:val="003C7849"/>
    <w:rsid w:val="003C78B9"/>
    <w:rsid w:val="003D01D8"/>
    <w:rsid w:val="003D04B4"/>
    <w:rsid w:val="003D08EE"/>
    <w:rsid w:val="003D096C"/>
    <w:rsid w:val="003D0AA2"/>
    <w:rsid w:val="003D0AE2"/>
    <w:rsid w:val="003D0B38"/>
    <w:rsid w:val="003D0FA6"/>
    <w:rsid w:val="003D11B1"/>
    <w:rsid w:val="003D1351"/>
    <w:rsid w:val="003D167E"/>
    <w:rsid w:val="003D18D9"/>
    <w:rsid w:val="003D18E5"/>
    <w:rsid w:val="003D28C0"/>
    <w:rsid w:val="003D2B25"/>
    <w:rsid w:val="003D2CD1"/>
    <w:rsid w:val="003D2F72"/>
    <w:rsid w:val="003D327C"/>
    <w:rsid w:val="003D3428"/>
    <w:rsid w:val="003D3572"/>
    <w:rsid w:val="003D37CB"/>
    <w:rsid w:val="003D37FB"/>
    <w:rsid w:val="003D395F"/>
    <w:rsid w:val="003D3F9C"/>
    <w:rsid w:val="003D41E4"/>
    <w:rsid w:val="003D432C"/>
    <w:rsid w:val="003D4B54"/>
    <w:rsid w:val="003D52A9"/>
    <w:rsid w:val="003D53FA"/>
    <w:rsid w:val="003D55B4"/>
    <w:rsid w:val="003D57D8"/>
    <w:rsid w:val="003D59E4"/>
    <w:rsid w:val="003D61E3"/>
    <w:rsid w:val="003D62D7"/>
    <w:rsid w:val="003D6AAE"/>
    <w:rsid w:val="003D6AC6"/>
    <w:rsid w:val="003D7246"/>
    <w:rsid w:val="003D7BC5"/>
    <w:rsid w:val="003D7FB7"/>
    <w:rsid w:val="003E00C5"/>
    <w:rsid w:val="003E06D9"/>
    <w:rsid w:val="003E06FE"/>
    <w:rsid w:val="003E0C03"/>
    <w:rsid w:val="003E0D7F"/>
    <w:rsid w:val="003E0DC8"/>
    <w:rsid w:val="003E103C"/>
    <w:rsid w:val="003E10C3"/>
    <w:rsid w:val="003E14F6"/>
    <w:rsid w:val="003E1742"/>
    <w:rsid w:val="003E1851"/>
    <w:rsid w:val="003E197A"/>
    <w:rsid w:val="003E1A69"/>
    <w:rsid w:val="003E217B"/>
    <w:rsid w:val="003E2291"/>
    <w:rsid w:val="003E2784"/>
    <w:rsid w:val="003E298F"/>
    <w:rsid w:val="003E3131"/>
    <w:rsid w:val="003E3973"/>
    <w:rsid w:val="003E399D"/>
    <w:rsid w:val="003E3A6D"/>
    <w:rsid w:val="003E401A"/>
    <w:rsid w:val="003E43FA"/>
    <w:rsid w:val="003E4E65"/>
    <w:rsid w:val="003E4FBE"/>
    <w:rsid w:val="003E5543"/>
    <w:rsid w:val="003E558F"/>
    <w:rsid w:val="003E5952"/>
    <w:rsid w:val="003E5CD4"/>
    <w:rsid w:val="003E5D8D"/>
    <w:rsid w:val="003E5EF4"/>
    <w:rsid w:val="003E6075"/>
    <w:rsid w:val="003E6220"/>
    <w:rsid w:val="003E6276"/>
    <w:rsid w:val="003E6620"/>
    <w:rsid w:val="003E67C6"/>
    <w:rsid w:val="003E6866"/>
    <w:rsid w:val="003E6BDE"/>
    <w:rsid w:val="003E6D3A"/>
    <w:rsid w:val="003E781D"/>
    <w:rsid w:val="003E7CDF"/>
    <w:rsid w:val="003F005C"/>
    <w:rsid w:val="003F0285"/>
    <w:rsid w:val="003F0323"/>
    <w:rsid w:val="003F03C1"/>
    <w:rsid w:val="003F08AE"/>
    <w:rsid w:val="003F0909"/>
    <w:rsid w:val="003F167D"/>
    <w:rsid w:val="003F16EA"/>
    <w:rsid w:val="003F18D7"/>
    <w:rsid w:val="003F1BDE"/>
    <w:rsid w:val="003F1CE8"/>
    <w:rsid w:val="003F22E0"/>
    <w:rsid w:val="003F2654"/>
    <w:rsid w:val="003F2822"/>
    <w:rsid w:val="003F285E"/>
    <w:rsid w:val="003F2919"/>
    <w:rsid w:val="003F2D2D"/>
    <w:rsid w:val="003F2DFD"/>
    <w:rsid w:val="003F2E9C"/>
    <w:rsid w:val="003F310D"/>
    <w:rsid w:val="003F42DA"/>
    <w:rsid w:val="003F43E7"/>
    <w:rsid w:val="003F44DD"/>
    <w:rsid w:val="003F51DA"/>
    <w:rsid w:val="003F5296"/>
    <w:rsid w:val="003F53ED"/>
    <w:rsid w:val="003F5715"/>
    <w:rsid w:val="003F5B9B"/>
    <w:rsid w:val="003F5C6E"/>
    <w:rsid w:val="003F5EFE"/>
    <w:rsid w:val="003F622D"/>
    <w:rsid w:val="003F62CB"/>
    <w:rsid w:val="003F6346"/>
    <w:rsid w:val="003F64BF"/>
    <w:rsid w:val="003F6800"/>
    <w:rsid w:val="003F6830"/>
    <w:rsid w:val="003F6E5E"/>
    <w:rsid w:val="003F72D5"/>
    <w:rsid w:val="003F7381"/>
    <w:rsid w:val="003F7563"/>
    <w:rsid w:val="003F7B1C"/>
    <w:rsid w:val="004002EF"/>
    <w:rsid w:val="004003E9"/>
    <w:rsid w:val="00400400"/>
    <w:rsid w:val="00400440"/>
    <w:rsid w:val="00400536"/>
    <w:rsid w:val="00400795"/>
    <w:rsid w:val="0040082B"/>
    <w:rsid w:val="00400B6D"/>
    <w:rsid w:val="00400D36"/>
    <w:rsid w:val="00400F7F"/>
    <w:rsid w:val="004014B0"/>
    <w:rsid w:val="00401526"/>
    <w:rsid w:val="00401C4E"/>
    <w:rsid w:val="00401FFD"/>
    <w:rsid w:val="00402048"/>
    <w:rsid w:val="004021C7"/>
    <w:rsid w:val="00402666"/>
    <w:rsid w:val="00402739"/>
    <w:rsid w:val="00402AD1"/>
    <w:rsid w:val="00402E6B"/>
    <w:rsid w:val="00403531"/>
    <w:rsid w:val="00403554"/>
    <w:rsid w:val="004037A9"/>
    <w:rsid w:val="0040400C"/>
    <w:rsid w:val="00404032"/>
    <w:rsid w:val="00404091"/>
    <w:rsid w:val="004040F6"/>
    <w:rsid w:val="0040412D"/>
    <w:rsid w:val="00404595"/>
    <w:rsid w:val="004045E2"/>
    <w:rsid w:val="00404720"/>
    <w:rsid w:val="004049E5"/>
    <w:rsid w:val="00404BB6"/>
    <w:rsid w:val="00404DDD"/>
    <w:rsid w:val="00404E94"/>
    <w:rsid w:val="00405294"/>
    <w:rsid w:val="004052C1"/>
    <w:rsid w:val="0040534E"/>
    <w:rsid w:val="0040537D"/>
    <w:rsid w:val="004054C1"/>
    <w:rsid w:val="00405578"/>
    <w:rsid w:val="0040586F"/>
    <w:rsid w:val="004058C6"/>
    <w:rsid w:val="004059E1"/>
    <w:rsid w:val="00405C77"/>
    <w:rsid w:val="004068D2"/>
    <w:rsid w:val="00406950"/>
    <w:rsid w:val="00406D44"/>
    <w:rsid w:val="00406F19"/>
    <w:rsid w:val="00407263"/>
    <w:rsid w:val="00407394"/>
    <w:rsid w:val="0040753D"/>
    <w:rsid w:val="004075A4"/>
    <w:rsid w:val="0040776C"/>
    <w:rsid w:val="004078E2"/>
    <w:rsid w:val="00407B95"/>
    <w:rsid w:val="00407CA4"/>
    <w:rsid w:val="0041005D"/>
    <w:rsid w:val="004100DE"/>
    <w:rsid w:val="00410182"/>
    <w:rsid w:val="00410184"/>
    <w:rsid w:val="004101E2"/>
    <w:rsid w:val="00410879"/>
    <w:rsid w:val="0041090E"/>
    <w:rsid w:val="00410AE4"/>
    <w:rsid w:val="00410D7B"/>
    <w:rsid w:val="00411204"/>
    <w:rsid w:val="004112A2"/>
    <w:rsid w:val="00411599"/>
    <w:rsid w:val="00411A12"/>
    <w:rsid w:val="00411C21"/>
    <w:rsid w:val="0041250A"/>
    <w:rsid w:val="00412511"/>
    <w:rsid w:val="00412651"/>
    <w:rsid w:val="004129A4"/>
    <w:rsid w:val="00412A45"/>
    <w:rsid w:val="00412ED0"/>
    <w:rsid w:val="004135CE"/>
    <w:rsid w:val="004138BF"/>
    <w:rsid w:val="00413AE2"/>
    <w:rsid w:val="00413D34"/>
    <w:rsid w:val="004143C0"/>
    <w:rsid w:val="00414483"/>
    <w:rsid w:val="004145B7"/>
    <w:rsid w:val="00414959"/>
    <w:rsid w:val="00414E94"/>
    <w:rsid w:val="004150D2"/>
    <w:rsid w:val="00415BFD"/>
    <w:rsid w:val="00415C8E"/>
    <w:rsid w:val="00415F4F"/>
    <w:rsid w:val="004160D1"/>
    <w:rsid w:val="00416172"/>
    <w:rsid w:val="0041618F"/>
    <w:rsid w:val="00416264"/>
    <w:rsid w:val="00416877"/>
    <w:rsid w:val="00416B97"/>
    <w:rsid w:val="00416F34"/>
    <w:rsid w:val="004170CA"/>
    <w:rsid w:val="00417433"/>
    <w:rsid w:val="00417483"/>
    <w:rsid w:val="00417AB4"/>
    <w:rsid w:val="00417DCB"/>
    <w:rsid w:val="004200B8"/>
    <w:rsid w:val="00420135"/>
    <w:rsid w:val="004201B1"/>
    <w:rsid w:val="00420445"/>
    <w:rsid w:val="0042054E"/>
    <w:rsid w:val="00420680"/>
    <w:rsid w:val="004208AE"/>
    <w:rsid w:val="00420BF2"/>
    <w:rsid w:val="00421089"/>
    <w:rsid w:val="004213AF"/>
    <w:rsid w:val="00421534"/>
    <w:rsid w:val="00421741"/>
    <w:rsid w:val="004219B5"/>
    <w:rsid w:val="00421CB9"/>
    <w:rsid w:val="0042212B"/>
    <w:rsid w:val="00422497"/>
    <w:rsid w:val="0042262C"/>
    <w:rsid w:val="00422853"/>
    <w:rsid w:val="004229CE"/>
    <w:rsid w:val="00422BD3"/>
    <w:rsid w:val="00422BF3"/>
    <w:rsid w:val="00422E7F"/>
    <w:rsid w:val="0042310A"/>
    <w:rsid w:val="00423202"/>
    <w:rsid w:val="004234DD"/>
    <w:rsid w:val="00423C8B"/>
    <w:rsid w:val="00423DEB"/>
    <w:rsid w:val="00423DF6"/>
    <w:rsid w:val="004240C9"/>
    <w:rsid w:val="004240F0"/>
    <w:rsid w:val="00424242"/>
    <w:rsid w:val="00424922"/>
    <w:rsid w:val="004249BE"/>
    <w:rsid w:val="00424BB6"/>
    <w:rsid w:val="00424D39"/>
    <w:rsid w:val="00425996"/>
    <w:rsid w:val="00425EF0"/>
    <w:rsid w:val="00425FD4"/>
    <w:rsid w:val="00426080"/>
    <w:rsid w:val="00426629"/>
    <w:rsid w:val="00426693"/>
    <w:rsid w:val="004268C4"/>
    <w:rsid w:val="004269C0"/>
    <w:rsid w:val="00426BBE"/>
    <w:rsid w:val="00426E7A"/>
    <w:rsid w:val="00426FD2"/>
    <w:rsid w:val="0042708F"/>
    <w:rsid w:val="004274DC"/>
    <w:rsid w:val="00427892"/>
    <w:rsid w:val="004279B1"/>
    <w:rsid w:val="00427A26"/>
    <w:rsid w:val="00427B39"/>
    <w:rsid w:val="00427F77"/>
    <w:rsid w:val="004304FC"/>
    <w:rsid w:val="004305F1"/>
    <w:rsid w:val="00430656"/>
    <w:rsid w:val="00430698"/>
    <w:rsid w:val="00430918"/>
    <w:rsid w:val="00430B71"/>
    <w:rsid w:val="00430E48"/>
    <w:rsid w:val="00430ECD"/>
    <w:rsid w:val="00430F6A"/>
    <w:rsid w:val="004313D2"/>
    <w:rsid w:val="004314CD"/>
    <w:rsid w:val="004315E1"/>
    <w:rsid w:val="00431846"/>
    <w:rsid w:val="004323D8"/>
    <w:rsid w:val="00432A5D"/>
    <w:rsid w:val="00432B04"/>
    <w:rsid w:val="00432E66"/>
    <w:rsid w:val="004330ED"/>
    <w:rsid w:val="00433311"/>
    <w:rsid w:val="004335D9"/>
    <w:rsid w:val="00433A07"/>
    <w:rsid w:val="00433A67"/>
    <w:rsid w:val="00433A80"/>
    <w:rsid w:val="00433C55"/>
    <w:rsid w:val="00433CE5"/>
    <w:rsid w:val="00433F9B"/>
    <w:rsid w:val="004349C2"/>
    <w:rsid w:val="00434C59"/>
    <w:rsid w:val="00434D8D"/>
    <w:rsid w:val="00435072"/>
    <w:rsid w:val="00435215"/>
    <w:rsid w:val="00435251"/>
    <w:rsid w:val="004352C4"/>
    <w:rsid w:val="00435996"/>
    <w:rsid w:val="00435B0A"/>
    <w:rsid w:val="00435CB4"/>
    <w:rsid w:val="00435D19"/>
    <w:rsid w:val="00435ED9"/>
    <w:rsid w:val="00436128"/>
    <w:rsid w:val="00436337"/>
    <w:rsid w:val="0043646C"/>
    <w:rsid w:val="00436528"/>
    <w:rsid w:val="004366AC"/>
    <w:rsid w:val="00436BFB"/>
    <w:rsid w:val="00436CAB"/>
    <w:rsid w:val="00436DA7"/>
    <w:rsid w:val="00436E31"/>
    <w:rsid w:val="00436E89"/>
    <w:rsid w:val="00436EB7"/>
    <w:rsid w:val="004370D0"/>
    <w:rsid w:val="00437296"/>
    <w:rsid w:val="00437554"/>
    <w:rsid w:val="0043770A"/>
    <w:rsid w:val="00437921"/>
    <w:rsid w:val="00437B48"/>
    <w:rsid w:val="00440030"/>
    <w:rsid w:val="00440473"/>
    <w:rsid w:val="00440613"/>
    <w:rsid w:val="0044089D"/>
    <w:rsid w:val="00440985"/>
    <w:rsid w:val="00440A08"/>
    <w:rsid w:val="00440BBE"/>
    <w:rsid w:val="00440C4C"/>
    <w:rsid w:val="00440E4F"/>
    <w:rsid w:val="004410E7"/>
    <w:rsid w:val="00441A47"/>
    <w:rsid w:val="00441C8E"/>
    <w:rsid w:val="00441E0A"/>
    <w:rsid w:val="004424E5"/>
    <w:rsid w:val="004424F6"/>
    <w:rsid w:val="00442582"/>
    <w:rsid w:val="00442B4B"/>
    <w:rsid w:val="00442E05"/>
    <w:rsid w:val="0044315F"/>
    <w:rsid w:val="00443412"/>
    <w:rsid w:val="00443576"/>
    <w:rsid w:val="00443612"/>
    <w:rsid w:val="0044362D"/>
    <w:rsid w:val="00444347"/>
    <w:rsid w:val="0044458A"/>
    <w:rsid w:val="0044474B"/>
    <w:rsid w:val="00444EB1"/>
    <w:rsid w:val="0044562D"/>
    <w:rsid w:val="00445689"/>
    <w:rsid w:val="00446091"/>
    <w:rsid w:val="00446261"/>
    <w:rsid w:val="004462C8"/>
    <w:rsid w:val="004463C0"/>
    <w:rsid w:val="0044647D"/>
    <w:rsid w:val="004464CB"/>
    <w:rsid w:val="0044655B"/>
    <w:rsid w:val="00446958"/>
    <w:rsid w:val="00446E2F"/>
    <w:rsid w:val="00446E46"/>
    <w:rsid w:val="00447013"/>
    <w:rsid w:val="004474AA"/>
    <w:rsid w:val="004478B5"/>
    <w:rsid w:val="00447D05"/>
    <w:rsid w:val="00447F03"/>
    <w:rsid w:val="004501C3"/>
    <w:rsid w:val="00450547"/>
    <w:rsid w:val="00450761"/>
    <w:rsid w:val="004508FE"/>
    <w:rsid w:val="00450ABE"/>
    <w:rsid w:val="00450C01"/>
    <w:rsid w:val="00451047"/>
    <w:rsid w:val="0045123D"/>
    <w:rsid w:val="004513A1"/>
    <w:rsid w:val="00451499"/>
    <w:rsid w:val="0045195B"/>
    <w:rsid w:val="004519F0"/>
    <w:rsid w:val="00451AF9"/>
    <w:rsid w:val="00451C3C"/>
    <w:rsid w:val="00451DEA"/>
    <w:rsid w:val="004524A7"/>
    <w:rsid w:val="004525E4"/>
    <w:rsid w:val="004526E8"/>
    <w:rsid w:val="00452757"/>
    <w:rsid w:val="00452F6F"/>
    <w:rsid w:val="0045349C"/>
    <w:rsid w:val="004536CA"/>
    <w:rsid w:val="004538A9"/>
    <w:rsid w:val="004541A5"/>
    <w:rsid w:val="004543D0"/>
    <w:rsid w:val="00454D18"/>
    <w:rsid w:val="00454F90"/>
    <w:rsid w:val="004554E1"/>
    <w:rsid w:val="0045589B"/>
    <w:rsid w:val="00455984"/>
    <w:rsid w:val="00455E8F"/>
    <w:rsid w:val="00455F0D"/>
    <w:rsid w:val="0045671D"/>
    <w:rsid w:val="00456A94"/>
    <w:rsid w:val="00456F15"/>
    <w:rsid w:val="004574DC"/>
    <w:rsid w:val="00457B49"/>
    <w:rsid w:val="0046009C"/>
    <w:rsid w:val="00460210"/>
    <w:rsid w:val="004603AE"/>
    <w:rsid w:val="00460685"/>
    <w:rsid w:val="004609A7"/>
    <w:rsid w:val="00460D03"/>
    <w:rsid w:val="00460EEB"/>
    <w:rsid w:val="004616A2"/>
    <w:rsid w:val="00461B04"/>
    <w:rsid w:val="00461B85"/>
    <w:rsid w:val="00462208"/>
    <w:rsid w:val="004622AF"/>
    <w:rsid w:val="0046239B"/>
    <w:rsid w:val="004625B7"/>
    <w:rsid w:val="00462720"/>
    <w:rsid w:val="00462A8C"/>
    <w:rsid w:val="004634EC"/>
    <w:rsid w:val="004636C5"/>
    <w:rsid w:val="004639F6"/>
    <w:rsid w:val="00463B2E"/>
    <w:rsid w:val="00463CA1"/>
    <w:rsid w:val="00463CAB"/>
    <w:rsid w:val="00464561"/>
    <w:rsid w:val="00464A57"/>
    <w:rsid w:val="00464C05"/>
    <w:rsid w:val="00465130"/>
    <w:rsid w:val="004653D4"/>
    <w:rsid w:val="004654FF"/>
    <w:rsid w:val="00465776"/>
    <w:rsid w:val="00465B3E"/>
    <w:rsid w:val="00465C09"/>
    <w:rsid w:val="00465F75"/>
    <w:rsid w:val="0046604C"/>
    <w:rsid w:val="00466318"/>
    <w:rsid w:val="00466540"/>
    <w:rsid w:val="00466942"/>
    <w:rsid w:val="00466F0B"/>
    <w:rsid w:val="00466FBC"/>
    <w:rsid w:val="0046717A"/>
    <w:rsid w:val="00467417"/>
    <w:rsid w:val="0046751A"/>
    <w:rsid w:val="00467554"/>
    <w:rsid w:val="00467816"/>
    <w:rsid w:val="00467858"/>
    <w:rsid w:val="004679D8"/>
    <w:rsid w:val="00467ED8"/>
    <w:rsid w:val="00467F58"/>
    <w:rsid w:val="00470729"/>
    <w:rsid w:val="004708E7"/>
    <w:rsid w:val="0047097B"/>
    <w:rsid w:val="00470F19"/>
    <w:rsid w:val="00471514"/>
    <w:rsid w:val="004719E9"/>
    <w:rsid w:val="00471DCA"/>
    <w:rsid w:val="004721EC"/>
    <w:rsid w:val="00472390"/>
    <w:rsid w:val="004728F0"/>
    <w:rsid w:val="00472B8B"/>
    <w:rsid w:val="00472F00"/>
    <w:rsid w:val="00473312"/>
    <w:rsid w:val="00473444"/>
    <w:rsid w:val="00473976"/>
    <w:rsid w:val="00473FE1"/>
    <w:rsid w:val="004744F5"/>
    <w:rsid w:val="00474948"/>
    <w:rsid w:val="00474C01"/>
    <w:rsid w:val="00474D3F"/>
    <w:rsid w:val="00474DA8"/>
    <w:rsid w:val="00474F0E"/>
    <w:rsid w:val="004751AE"/>
    <w:rsid w:val="004753B0"/>
    <w:rsid w:val="00475675"/>
    <w:rsid w:val="004759B9"/>
    <w:rsid w:val="00475A7A"/>
    <w:rsid w:val="00475FE2"/>
    <w:rsid w:val="0047622F"/>
    <w:rsid w:val="00476255"/>
    <w:rsid w:val="00476709"/>
    <w:rsid w:val="00476765"/>
    <w:rsid w:val="00476777"/>
    <w:rsid w:val="00476820"/>
    <w:rsid w:val="0047686C"/>
    <w:rsid w:val="00476890"/>
    <w:rsid w:val="00476A07"/>
    <w:rsid w:val="00476AA8"/>
    <w:rsid w:val="00476C57"/>
    <w:rsid w:val="00476CCE"/>
    <w:rsid w:val="00476DB9"/>
    <w:rsid w:val="00476FD4"/>
    <w:rsid w:val="00477241"/>
    <w:rsid w:val="004772C2"/>
    <w:rsid w:val="004778FD"/>
    <w:rsid w:val="00477C8B"/>
    <w:rsid w:val="0048020A"/>
    <w:rsid w:val="00480352"/>
    <w:rsid w:val="00480709"/>
    <w:rsid w:val="004808B0"/>
    <w:rsid w:val="00480A22"/>
    <w:rsid w:val="00481500"/>
    <w:rsid w:val="00481B99"/>
    <w:rsid w:val="00481C7B"/>
    <w:rsid w:val="004823BD"/>
    <w:rsid w:val="0048266F"/>
    <w:rsid w:val="0048355C"/>
    <w:rsid w:val="00483611"/>
    <w:rsid w:val="00483A57"/>
    <w:rsid w:val="00483A8F"/>
    <w:rsid w:val="00483B7D"/>
    <w:rsid w:val="00483BC2"/>
    <w:rsid w:val="00483CA1"/>
    <w:rsid w:val="00483E36"/>
    <w:rsid w:val="00484240"/>
    <w:rsid w:val="00484585"/>
    <w:rsid w:val="0048484B"/>
    <w:rsid w:val="0048488D"/>
    <w:rsid w:val="00484A01"/>
    <w:rsid w:val="00484FDD"/>
    <w:rsid w:val="00485288"/>
    <w:rsid w:val="00485482"/>
    <w:rsid w:val="00485609"/>
    <w:rsid w:val="00485644"/>
    <w:rsid w:val="00485B7A"/>
    <w:rsid w:val="00485CDE"/>
    <w:rsid w:val="004862B4"/>
    <w:rsid w:val="004863D9"/>
    <w:rsid w:val="004863FB"/>
    <w:rsid w:val="0048646D"/>
    <w:rsid w:val="00486A90"/>
    <w:rsid w:val="00486AF4"/>
    <w:rsid w:val="004870DE"/>
    <w:rsid w:val="00487415"/>
    <w:rsid w:val="00487424"/>
    <w:rsid w:val="00487571"/>
    <w:rsid w:val="004879B2"/>
    <w:rsid w:val="00487D0E"/>
    <w:rsid w:val="00490D29"/>
    <w:rsid w:val="004911B3"/>
    <w:rsid w:val="004916AD"/>
    <w:rsid w:val="0049183C"/>
    <w:rsid w:val="004919E0"/>
    <w:rsid w:val="004919EE"/>
    <w:rsid w:val="00491D60"/>
    <w:rsid w:val="00491F09"/>
    <w:rsid w:val="00491FE8"/>
    <w:rsid w:val="004925EA"/>
    <w:rsid w:val="00492C0F"/>
    <w:rsid w:val="00492D7F"/>
    <w:rsid w:val="00492E30"/>
    <w:rsid w:val="00492E60"/>
    <w:rsid w:val="00493295"/>
    <w:rsid w:val="00493849"/>
    <w:rsid w:val="00493A40"/>
    <w:rsid w:val="00493DB8"/>
    <w:rsid w:val="00493DF9"/>
    <w:rsid w:val="00493F2E"/>
    <w:rsid w:val="00493F89"/>
    <w:rsid w:val="0049413C"/>
    <w:rsid w:val="00494613"/>
    <w:rsid w:val="0049475F"/>
    <w:rsid w:val="00494911"/>
    <w:rsid w:val="00494A90"/>
    <w:rsid w:val="00494AE4"/>
    <w:rsid w:val="0049533D"/>
    <w:rsid w:val="004953FA"/>
    <w:rsid w:val="0049563E"/>
    <w:rsid w:val="00495881"/>
    <w:rsid w:val="004959FF"/>
    <w:rsid w:val="00496004"/>
    <w:rsid w:val="00496104"/>
    <w:rsid w:val="004963D4"/>
    <w:rsid w:val="00496538"/>
    <w:rsid w:val="00496D62"/>
    <w:rsid w:val="00496DD3"/>
    <w:rsid w:val="00496E85"/>
    <w:rsid w:val="0049710D"/>
    <w:rsid w:val="004972EA"/>
    <w:rsid w:val="00497A15"/>
    <w:rsid w:val="00497CDD"/>
    <w:rsid w:val="00497D2C"/>
    <w:rsid w:val="00497D58"/>
    <w:rsid w:val="00497F39"/>
    <w:rsid w:val="004A00F4"/>
    <w:rsid w:val="004A0103"/>
    <w:rsid w:val="004A04C9"/>
    <w:rsid w:val="004A0872"/>
    <w:rsid w:val="004A088D"/>
    <w:rsid w:val="004A0F53"/>
    <w:rsid w:val="004A114E"/>
    <w:rsid w:val="004A125F"/>
    <w:rsid w:val="004A1801"/>
    <w:rsid w:val="004A1BF7"/>
    <w:rsid w:val="004A2034"/>
    <w:rsid w:val="004A257D"/>
    <w:rsid w:val="004A25A4"/>
    <w:rsid w:val="004A26AF"/>
    <w:rsid w:val="004A2878"/>
    <w:rsid w:val="004A2B93"/>
    <w:rsid w:val="004A2FC3"/>
    <w:rsid w:val="004A3222"/>
    <w:rsid w:val="004A37CB"/>
    <w:rsid w:val="004A37DF"/>
    <w:rsid w:val="004A3AC1"/>
    <w:rsid w:val="004A3ADD"/>
    <w:rsid w:val="004A3E15"/>
    <w:rsid w:val="004A4623"/>
    <w:rsid w:val="004A4A4E"/>
    <w:rsid w:val="004A4D4D"/>
    <w:rsid w:val="004A4FCE"/>
    <w:rsid w:val="004A50B3"/>
    <w:rsid w:val="004A5161"/>
    <w:rsid w:val="004A5198"/>
    <w:rsid w:val="004A5858"/>
    <w:rsid w:val="004A5893"/>
    <w:rsid w:val="004A595C"/>
    <w:rsid w:val="004A5B9A"/>
    <w:rsid w:val="004A5CBB"/>
    <w:rsid w:val="004A618B"/>
    <w:rsid w:val="004A6423"/>
    <w:rsid w:val="004A6629"/>
    <w:rsid w:val="004A6BD9"/>
    <w:rsid w:val="004A6C93"/>
    <w:rsid w:val="004A72C9"/>
    <w:rsid w:val="004A76B6"/>
    <w:rsid w:val="004A7CEC"/>
    <w:rsid w:val="004A7D20"/>
    <w:rsid w:val="004B00A4"/>
    <w:rsid w:val="004B07C4"/>
    <w:rsid w:val="004B0B04"/>
    <w:rsid w:val="004B0E14"/>
    <w:rsid w:val="004B10C0"/>
    <w:rsid w:val="004B127F"/>
    <w:rsid w:val="004B1280"/>
    <w:rsid w:val="004B151A"/>
    <w:rsid w:val="004B1681"/>
    <w:rsid w:val="004B1704"/>
    <w:rsid w:val="004B1A20"/>
    <w:rsid w:val="004B1BD8"/>
    <w:rsid w:val="004B1E2E"/>
    <w:rsid w:val="004B248A"/>
    <w:rsid w:val="004B24EE"/>
    <w:rsid w:val="004B268D"/>
    <w:rsid w:val="004B26FE"/>
    <w:rsid w:val="004B297B"/>
    <w:rsid w:val="004B2B06"/>
    <w:rsid w:val="004B2BD2"/>
    <w:rsid w:val="004B2C97"/>
    <w:rsid w:val="004B2ECC"/>
    <w:rsid w:val="004B304E"/>
    <w:rsid w:val="004B3229"/>
    <w:rsid w:val="004B3896"/>
    <w:rsid w:val="004B3C9E"/>
    <w:rsid w:val="004B3D4C"/>
    <w:rsid w:val="004B3DDE"/>
    <w:rsid w:val="004B3FE6"/>
    <w:rsid w:val="004B457C"/>
    <w:rsid w:val="004B46A4"/>
    <w:rsid w:val="004B47F2"/>
    <w:rsid w:val="004B4876"/>
    <w:rsid w:val="004B49D3"/>
    <w:rsid w:val="004B4A35"/>
    <w:rsid w:val="004B4A3A"/>
    <w:rsid w:val="004B4CE0"/>
    <w:rsid w:val="004B4DF4"/>
    <w:rsid w:val="004B4EB5"/>
    <w:rsid w:val="004B4F37"/>
    <w:rsid w:val="004B512F"/>
    <w:rsid w:val="004B5214"/>
    <w:rsid w:val="004B57CB"/>
    <w:rsid w:val="004B5812"/>
    <w:rsid w:val="004B5894"/>
    <w:rsid w:val="004B5B1A"/>
    <w:rsid w:val="004B5BBD"/>
    <w:rsid w:val="004B5F47"/>
    <w:rsid w:val="004B6130"/>
    <w:rsid w:val="004B631D"/>
    <w:rsid w:val="004B64A2"/>
    <w:rsid w:val="004B6525"/>
    <w:rsid w:val="004B6687"/>
    <w:rsid w:val="004B7931"/>
    <w:rsid w:val="004B7FE6"/>
    <w:rsid w:val="004C0051"/>
    <w:rsid w:val="004C00D7"/>
    <w:rsid w:val="004C05EF"/>
    <w:rsid w:val="004C0A75"/>
    <w:rsid w:val="004C0AB8"/>
    <w:rsid w:val="004C0CF5"/>
    <w:rsid w:val="004C1036"/>
    <w:rsid w:val="004C10AC"/>
    <w:rsid w:val="004C1138"/>
    <w:rsid w:val="004C1237"/>
    <w:rsid w:val="004C130B"/>
    <w:rsid w:val="004C1714"/>
    <w:rsid w:val="004C19E7"/>
    <w:rsid w:val="004C1C19"/>
    <w:rsid w:val="004C2083"/>
    <w:rsid w:val="004C20A8"/>
    <w:rsid w:val="004C21D5"/>
    <w:rsid w:val="004C2721"/>
    <w:rsid w:val="004C2BE3"/>
    <w:rsid w:val="004C2C00"/>
    <w:rsid w:val="004C319B"/>
    <w:rsid w:val="004C32CE"/>
    <w:rsid w:val="004C333D"/>
    <w:rsid w:val="004C371D"/>
    <w:rsid w:val="004C3AE6"/>
    <w:rsid w:val="004C3CF2"/>
    <w:rsid w:val="004C40D8"/>
    <w:rsid w:val="004C42EB"/>
    <w:rsid w:val="004C4619"/>
    <w:rsid w:val="004C46F8"/>
    <w:rsid w:val="004C485C"/>
    <w:rsid w:val="004C48C2"/>
    <w:rsid w:val="004C4C6D"/>
    <w:rsid w:val="004C4D7A"/>
    <w:rsid w:val="004C5502"/>
    <w:rsid w:val="004C5A18"/>
    <w:rsid w:val="004C5AAE"/>
    <w:rsid w:val="004C5BD1"/>
    <w:rsid w:val="004C5BD5"/>
    <w:rsid w:val="004C5E59"/>
    <w:rsid w:val="004C5F9E"/>
    <w:rsid w:val="004C6211"/>
    <w:rsid w:val="004C62BB"/>
    <w:rsid w:val="004C636B"/>
    <w:rsid w:val="004C6401"/>
    <w:rsid w:val="004C6490"/>
    <w:rsid w:val="004C6A9D"/>
    <w:rsid w:val="004C6EEF"/>
    <w:rsid w:val="004C7058"/>
    <w:rsid w:val="004C70E9"/>
    <w:rsid w:val="004C7341"/>
    <w:rsid w:val="004C7427"/>
    <w:rsid w:val="004C74FC"/>
    <w:rsid w:val="004C7660"/>
    <w:rsid w:val="004C77FB"/>
    <w:rsid w:val="004C7E22"/>
    <w:rsid w:val="004C7FE4"/>
    <w:rsid w:val="004D0226"/>
    <w:rsid w:val="004D0313"/>
    <w:rsid w:val="004D043C"/>
    <w:rsid w:val="004D06CA"/>
    <w:rsid w:val="004D0957"/>
    <w:rsid w:val="004D0976"/>
    <w:rsid w:val="004D0A69"/>
    <w:rsid w:val="004D0EA8"/>
    <w:rsid w:val="004D0EC8"/>
    <w:rsid w:val="004D0F9D"/>
    <w:rsid w:val="004D12C0"/>
    <w:rsid w:val="004D13A8"/>
    <w:rsid w:val="004D1949"/>
    <w:rsid w:val="004D1962"/>
    <w:rsid w:val="004D1CEF"/>
    <w:rsid w:val="004D21F3"/>
    <w:rsid w:val="004D234A"/>
    <w:rsid w:val="004D2EDD"/>
    <w:rsid w:val="004D3249"/>
    <w:rsid w:val="004D33DF"/>
    <w:rsid w:val="004D344D"/>
    <w:rsid w:val="004D36E0"/>
    <w:rsid w:val="004D370F"/>
    <w:rsid w:val="004D377C"/>
    <w:rsid w:val="004D3ADE"/>
    <w:rsid w:val="004D3D81"/>
    <w:rsid w:val="004D3E2F"/>
    <w:rsid w:val="004D3E69"/>
    <w:rsid w:val="004D4275"/>
    <w:rsid w:val="004D43E0"/>
    <w:rsid w:val="004D4510"/>
    <w:rsid w:val="004D4836"/>
    <w:rsid w:val="004D487C"/>
    <w:rsid w:val="004D4DA9"/>
    <w:rsid w:val="004D4E63"/>
    <w:rsid w:val="004D538F"/>
    <w:rsid w:val="004D587C"/>
    <w:rsid w:val="004D5F6F"/>
    <w:rsid w:val="004D5FB7"/>
    <w:rsid w:val="004D61B5"/>
    <w:rsid w:val="004D62DA"/>
    <w:rsid w:val="004D64C6"/>
    <w:rsid w:val="004D6590"/>
    <w:rsid w:val="004D6666"/>
    <w:rsid w:val="004D67E1"/>
    <w:rsid w:val="004D68D5"/>
    <w:rsid w:val="004D6BE8"/>
    <w:rsid w:val="004D6D33"/>
    <w:rsid w:val="004D6D51"/>
    <w:rsid w:val="004D6DBE"/>
    <w:rsid w:val="004D6F2D"/>
    <w:rsid w:val="004D70EF"/>
    <w:rsid w:val="004D7604"/>
    <w:rsid w:val="004D7673"/>
    <w:rsid w:val="004D775C"/>
    <w:rsid w:val="004D78CC"/>
    <w:rsid w:val="004D79AF"/>
    <w:rsid w:val="004D7A8D"/>
    <w:rsid w:val="004D7B3D"/>
    <w:rsid w:val="004D7FD9"/>
    <w:rsid w:val="004E0108"/>
    <w:rsid w:val="004E06B1"/>
    <w:rsid w:val="004E092B"/>
    <w:rsid w:val="004E0B6E"/>
    <w:rsid w:val="004E0E09"/>
    <w:rsid w:val="004E11A8"/>
    <w:rsid w:val="004E12E7"/>
    <w:rsid w:val="004E14B3"/>
    <w:rsid w:val="004E15A5"/>
    <w:rsid w:val="004E165A"/>
    <w:rsid w:val="004E19CE"/>
    <w:rsid w:val="004E1A50"/>
    <w:rsid w:val="004E1B14"/>
    <w:rsid w:val="004E2381"/>
    <w:rsid w:val="004E26B8"/>
    <w:rsid w:val="004E26E1"/>
    <w:rsid w:val="004E2773"/>
    <w:rsid w:val="004E2819"/>
    <w:rsid w:val="004E2AA2"/>
    <w:rsid w:val="004E2CD8"/>
    <w:rsid w:val="004E2DB2"/>
    <w:rsid w:val="004E321E"/>
    <w:rsid w:val="004E35BA"/>
    <w:rsid w:val="004E3A45"/>
    <w:rsid w:val="004E3EEA"/>
    <w:rsid w:val="004E3FA2"/>
    <w:rsid w:val="004E422F"/>
    <w:rsid w:val="004E4546"/>
    <w:rsid w:val="004E53CF"/>
    <w:rsid w:val="004E5576"/>
    <w:rsid w:val="004E557F"/>
    <w:rsid w:val="004E5764"/>
    <w:rsid w:val="004E5968"/>
    <w:rsid w:val="004E59E6"/>
    <w:rsid w:val="004E5CD8"/>
    <w:rsid w:val="004E5FC6"/>
    <w:rsid w:val="004E679C"/>
    <w:rsid w:val="004E67DD"/>
    <w:rsid w:val="004E69E7"/>
    <w:rsid w:val="004E741E"/>
    <w:rsid w:val="004E74FA"/>
    <w:rsid w:val="004E77B2"/>
    <w:rsid w:val="004E78F6"/>
    <w:rsid w:val="004E7D4B"/>
    <w:rsid w:val="004F00CB"/>
    <w:rsid w:val="004F0253"/>
    <w:rsid w:val="004F044C"/>
    <w:rsid w:val="004F0594"/>
    <w:rsid w:val="004F068F"/>
    <w:rsid w:val="004F0980"/>
    <w:rsid w:val="004F0C7E"/>
    <w:rsid w:val="004F0F61"/>
    <w:rsid w:val="004F11DE"/>
    <w:rsid w:val="004F1746"/>
    <w:rsid w:val="004F17C9"/>
    <w:rsid w:val="004F1D43"/>
    <w:rsid w:val="004F1EB0"/>
    <w:rsid w:val="004F228A"/>
    <w:rsid w:val="004F2D7B"/>
    <w:rsid w:val="004F3599"/>
    <w:rsid w:val="004F3EF5"/>
    <w:rsid w:val="004F409E"/>
    <w:rsid w:val="004F40A9"/>
    <w:rsid w:val="004F41A2"/>
    <w:rsid w:val="004F4798"/>
    <w:rsid w:val="004F4861"/>
    <w:rsid w:val="004F4901"/>
    <w:rsid w:val="004F4944"/>
    <w:rsid w:val="004F4B30"/>
    <w:rsid w:val="004F4BF4"/>
    <w:rsid w:val="004F4C08"/>
    <w:rsid w:val="004F4FE9"/>
    <w:rsid w:val="004F5075"/>
    <w:rsid w:val="004F51CC"/>
    <w:rsid w:val="004F53BD"/>
    <w:rsid w:val="004F5547"/>
    <w:rsid w:val="004F5D7C"/>
    <w:rsid w:val="004F6183"/>
    <w:rsid w:val="004F62C8"/>
    <w:rsid w:val="004F64B4"/>
    <w:rsid w:val="004F6B1A"/>
    <w:rsid w:val="004F6C07"/>
    <w:rsid w:val="004F6FD7"/>
    <w:rsid w:val="004F7165"/>
    <w:rsid w:val="004F72C9"/>
    <w:rsid w:val="004F7B32"/>
    <w:rsid w:val="004F7E86"/>
    <w:rsid w:val="0050040F"/>
    <w:rsid w:val="005005C2"/>
    <w:rsid w:val="00500747"/>
    <w:rsid w:val="00500F13"/>
    <w:rsid w:val="0050117C"/>
    <w:rsid w:val="005011E9"/>
    <w:rsid w:val="00501624"/>
    <w:rsid w:val="00501740"/>
    <w:rsid w:val="00501B37"/>
    <w:rsid w:val="00501C6F"/>
    <w:rsid w:val="00501CB0"/>
    <w:rsid w:val="00502AA5"/>
    <w:rsid w:val="00502ACE"/>
    <w:rsid w:val="00502EA9"/>
    <w:rsid w:val="00503096"/>
    <w:rsid w:val="00503211"/>
    <w:rsid w:val="00503364"/>
    <w:rsid w:val="005034BC"/>
    <w:rsid w:val="00503516"/>
    <w:rsid w:val="005036BF"/>
    <w:rsid w:val="005038E9"/>
    <w:rsid w:val="00503A21"/>
    <w:rsid w:val="00503C41"/>
    <w:rsid w:val="00503E32"/>
    <w:rsid w:val="00504977"/>
    <w:rsid w:val="00504991"/>
    <w:rsid w:val="00504C4F"/>
    <w:rsid w:val="005058E7"/>
    <w:rsid w:val="00505CF8"/>
    <w:rsid w:val="00505DC0"/>
    <w:rsid w:val="00505E03"/>
    <w:rsid w:val="005067B5"/>
    <w:rsid w:val="005068D7"/>
    <w:rsid w:val="00506A47"/>
    <w:rsid w:val="00506C66"/>
    <w:rsid w:val="00506EE7"/>
    <w:rsid w:val="00507505"/>
    <w:rsid w:val="005076CE"/>
    <w:rsid w:val="005078A6"/>
    <w:rsid w:val="00507998"/>
    <w:rsid w:val="00507A11"/>
    <w:rsid w:val="0051003B"/>
    <w:rsid w:val="0051020F"/>
    <w:rsid w:val="005103D3"/>
    <w:rsid w:val="005107B2"/>
    <w:rsid w:val="00510E34"/>
    <w:rsid w:val="00510EA0"/>
    <w:rsid w:val="0051165F"/>
    <w:rsid w:val="005116BA"/>
    <w:rsid w:val="00511906"/>
    <w:rsid w:val="005119D1"/>
    <w:rsid w:val="00511CE2"/>
    <w:rsid w:val="00511ECF"/>
    <w:rsid w:val="00512185"/>
    <w:rsid w:val="0051231C"/>
    <w:rsid w:val="00512452"/>
    <w:rsid w:val="00512556"/>
    <w:rsid w:val="005127A7"/>
    <w:rsid w:val="00512874"/>
    <w:rsid w:val="00512B09"/>
    <w:rsid w:val="005131FB"/>
    <w:rsid w:val="00513402"/>
    <w:rsid w:val="00513473"/>
    <w:rsid w:val="005134D5"/>
    <w:rsid w:val="00513612"/>
    <w:rsid w:val="005139F1"/>
    <w:rsid w:val="00513C02"/>
    <w:rsid w:val="00514038"/>
    <w:rsid w:val="00514498"/>
    <w:rsid w:val="00514594"/>
    <w:rsid w:val="0051476E"/>
    <w:rsid w:val="0051512C"/>
    <w:rsid w:val="005152A7"/>
    <w:rsid w:val="005154A3"/>
    <w:rsid w:val="005159F7"/>
    <w:rsid w:val="00515BEC"/>
    <w:rsid w:val="00515C2A"/>
    <w:rsid w:val="00515C4A"/>
    <w:rsid w:val="00515EDB"/>
    <w:rsid w:val="005160EC"/>
    <w:rsid w:val="0051615E"/>
    <w:rsid w:val="0051648D"/>
    <w:rsid w:val="00516590"/>
    <w:rsid w:val="00516740"/>
    <w:rsid w:val="00516C9F"/>
    <w:rsid w:val="00516CFE"/>
    <w:rsid w:val="00516E76"/>
    <w:rsid w:val="0051710F"/>
    <w:rsid w:val="0051734E"/>
    <w:rsid w:val="00517D8B"/>
    <w:rsid w:val="00517E12"/>
    <w:rsid w:val="00520220"/>
    <w:rsid w:val="005202EA"/>
    <w:rsid w:val="00520622"/>
    <w:rsid w:val="005207EC"/>
    <w:rsid w:val="00520929"/>
    <w:rsid w:val="00520972"/>
    <w:rsid w:val="005209C4"/>
    <w:rsid w:val="005209FF"/>
    <w:rsid w:val="00520D42"/>
    <w:rsid w:val="00520DBF"/>
    <w:rsid w:val="00521073"/>
    <w:rsid w:val="00521410"/>
    <w:rsid w:val="005214FA"/>
    <w:rsid w:val="005215C9"/>
    <w:rsid w:val="0052181D"/>
    <w:rsid w:val="0052187D"/>
    <w:rsid w:val="00521D81"/>
    <w:rsid w:val="00522177"/>
    <w:rsid w:val="00522215"/>
    <w:rsid w:val="00522335"/>
    <w:rsid w:val="00522810"/>
    <w:rsid w:val="005228FE"/>
    <w:rsid w:val="0052290C"/>
    <w:rsid w:val="00522CE0"/>
    <w:rsid w:val="005230BE"/>
    <w:rsid w:val="0052313C"/>
    <w:rsid w:val="0052347B"/>
    <w:rsid w:val="00523795"/>
    <w:rsid w:val="0052379B"/>
    <w:rsid w:val="00523859"/>
    <w:rsid w:val="00523F89"/>
    <w:rsid w:val="00523FB9"/>
    <w:rsid w:val="00524045"/>
    <w:rsid w:val="00525452"/>
    <w:rsid w:val="005256FD"/>
    <w:rsid w:val="00525721"/>
    <w:rsid w:val="00525744"/>
    <w:rsid w:val="00525838"/>
    <w:rsid w:val="0052585B"/>
    <w:rsid w:val="00525BF5"/>
    <w:rsid w:val="00525F55"/>
    <w:rsid w:val="005262B9"/>
    <w:rsid w:val="005263B5"/>
    <w:rsid w:val="005266F6"/>
    <w:rsid w:val="00526A03"/>
    <w:rsid w:val="00526C66"/>
    <w:rsid w:val="00526E58"/>
    <w:rsid w:val="0052702F"/>
    <w:rsid w:val="005271F1"/>
    <w:rsid w:val="00527202"/>
    <w:rsid w:val="00527358"/>
    <w:rsid w:val="005278C5"/>
    <w:rsid w:val="00527D67"/>
    <w:rsid w:val="00527F57"/>
    <w:rsid w:val="0053036E"/>
    <w:rsid w:val="005303F9"/>
    <w:rsid w:val="005304B4"/>
    <w:rsid w:val="00530B8C"/>
    <w:rsid w:val="0053107F"/>
    <w:rsid w:val="00531627"/>
    <w:rsid w:val="0053171B"/>
    <w:rsid w:val="00531985"/>
    <w:rsid w:val="00531B9B"/>
    <w:rsid w:val="00531C93"/>
    <w:rsid w:val="00531CD6"/>
    <w:rsid w:val="00532228"/>
    <w:rsid w:val="00532620"/>
    <w:rsid w:val="0053266E"/>
    <w:rsid w:val="005326E8"/>
    <w:rsid w:val="00532703"/>
    <w:rsid w:val="00532835"/>
    <w:rsid w:val="005329FC"/>
    <w:rsid w:val="00532B6C"/>
    <w:rsid w:val="00532C28"/>
    <w:rsid w:val="00533097"/>
    <w:rsid w:val="0053339A"/>
    <w:rsid w:val="0053377E"/>
    <w:rsid w:val="005339C7"/>
    <w:rsid w:val="00533E2D"/>
    <w:rsid w:val="00533E76"/>
    <w:rsid w:val="00533F5A"/>
    <w:rsid w:val="00533FDF"/>
    <w:rsid w:val="00534284"/>
    <w:rsid w:val="00534598"/>
    <w:rsid w:val="005345AC"/>
    <w:rsid w:val="0053485E"/>
    <w:rsid w:val="00534B31"/>
    <w:rsid w:val="00534F7A"/>
    <w:rsid w:val="0053506F"/>
    <w:rsid w:val="005351D6"/>
    <w:rsid w:val="005357D6"/>
    <w:rsid w:val="0053580E"/>
    <w:rsid w:val="00535871"/>
    <w:rsid w:val="00535902"/>
    <w:rsid w:val="00535D2F"/>
    <w:rsid w:val="00536810"/>
    <w:rsid w:val="00536C2C"/>
    <w:rsid w:val="0053706E"/>
    <w:rsid w:val="005372A7"/>
    <w:rsid w:val="00537334"/>
    <w:rsid w:val="005375A6"/>
    <w:rsid w:val="00537763"/>
    <w:rsid w:val="00537996"/>
    <w:rsid w:val="00537B74"/>
    <w:rsid w:val="005403C8"/>
    <w:rsid w:val="00540557"/>
    <w:rsid w:val="0054085F"/>
    <w:rsid w:val="005409F2"/>
    <w:rsid w:val="00540B55"/>
    <w:rsid w:val="00540BF0"/>
    <w:rsid w:val="00541085"/>
    <w:rsid w:val="0054133E"/>
    <w:rsid w:val="0054153A"/>
    <w:rsid w:val="00541C55"/>
    <w:rsid w:val="00541E01"/>
    <w:rsid w:val="00541E79"/>
    <w:rsid w:val="0054233D"/>
    <w:rsid w:val="005426D5"/>
    <w:rsid w:val="005429F5"/>
    <w:rsid w:val="00542A90"/>
    <w:rsid w:val="00542AB2"/>
    <w:rsid w:val="00542ED9"/>
    <w:rsid w:val="0054306C"/>
    <w:rsid w:val="00543255"/>
    <w:rsid w:val="005432BE"/>
    <w:rsid w:val="00543385"/>
    <w:rsid w:val="005433CD"/>
    <w:rsid w:val="00543CCF"/>
    <w:rsid w:val="00543FB3"/>
    <w:rsid w:val="005442D6"/>
    <w:rsid w:val="005445CA"/>
    <w:rsid w:val="0054461D"/>
    <w:rsid w:val="005448B9"/>
    <w:rsid w:val="00544A82"/>
    <w:rsid w:val="00544F65"/>
    <w:rsid w:val="0054554C"/>
    <w:rsid w:val="00545631"/>
    <w:rsid w:val="00545AD8"/>
    <w:rsid w:val="00545B11"/>
    <w:rsid w:val="00546100"/>
    <w:rsid w:val="00546374"/>
    <w:rsid w:val="005468B1"/>
    <w:rsid w:val="00546C06"/>
    <w:rsid w:val="0054701C"/>
    <w:rsid w:val="00547369"/>
    <w:rsid w:val="00547813"/>
    <w:rsid w:val="00547866"/>
    <w:rsid w:val="0054795A"/>
    <w:rsid w:val="00547B0B"/>
    <w:rsid w:val="00547BED"/>
    <w:rsid w:val="00547C74"/>
    <w:rsid w:val="00547CFD"/>
    <w:rsid w:val="00547EFF"/>
    <w:rsid w:val="00547F5F"/>
    <w:rsid w:val="0055009F"/>
    <w:rsid w:val="00550109"/>
    <w:rsid w:val="00550110"/>
    <w:rsid w:val="0055023E"/>
    <w:rsid w:val="0055089B"/>
    <w:rsid w:val="00550D01"/>
    <w:rsid w:val="00550F64"/>
    <w:rsid w:val="00551256"/>
    <w:rsid w:val="00551DAD"/>
    <w:rsid w:val="00551E19"/>
    <w:rsid w:val="00551ECA"/>
    <w:rsid w:val="00552E5B"/>
    <w:rsid w:val="00552EAF"/>
    <w:rsid w:val="00552FCF"/>
    <w:rsid w:val="00553C07"/>
    <w:rsid w:val="00553F97"/>
    <w:rsid w:val="005543A8"/>
    <w:rsid w:val="005544BC"/>
    <w:rsid w:val="005547BF"/>
    <w:rsid w:val="00554839"/>
    <w:rsid w:val="00554D0A"/>
    <w:rsid w:val="00554DA6"/>
    <w:rsid w:val="005557E0"/>
    <w:rsid w:val="00555878"/>
    <w:rsid w:val="005559FE"/>
    <w:rsid w:val="00555A38"/>
    <w:rsid w:val="00555D2C"/>
    <w:rsid w:val="0055669A"/>
    <w:rsid w:val="00556830"/>
    <w:rsid w:val="00556CD4"/>
    <w:rsid w:val="00556D10"/>
    <w:rsid w:val="0055700C"/>
    <w:rsid w:val="00557ACE"/>
    <w:rsid w:val="00557EBC"/>
    <w:rsid w:val="00557EEC"/>
    <w:rsid w:val="005602F7"/>
    <w:rsid w:val="00560427"/>
    <w:rsid w:val="005604AE"/>
    <w:rsid w:val="00560BE8"/>
    <w:rsid w:val="00560ED3"/>
    <w:rsid w:val="00560F4D"/>
    <w:rsid w:val="00560F80"/>
    <w:rsid w:val="00561236"/>
    <w:rsid w:val="0056135B"/>
    <w:rsid w:val="00561375"/>
    <w:rsid w:val="00561769"/>
    <w:rsid w:val="00561819"/>
    <w:rsid w:val="00561990"/>
    <w:rsid w:val="00561A64"/>
    <w:rsid w:val="00561DFC"/>
    <w:rsid w:val="0056200B"/>
    <w:rsid w:val="0056214B"/>
    <w:rsid w:val="005621AC"/>
    <w:rsid w:val="005621C4"/>
    <w:rsid w:val="00562236"/>
    <w:rsid w:val="00562619"/>
    <w:rsid w:val="00562824"/>
    <w:rsid w:val="0056284C"/>
    <w:rsid w:val="0056296C"/>
    <w:rsid w:val="00562CE9"/>
    <w:rsid w:val="00562EB5"/>
    <w:rsid w:val="0056347F"/>
    <w:rsid w:val="0056366A"/>
    <w:rsid w:val="005636D0"/>
    <w:rsid w:val="005637F5"/>
    <w:rsid w:val="00563BDB"/>
    <w:rsid w:val="00563D41"/>
    <w:rsid w:val="00563D9E"/>
    <w:rsid w:val="005640BD"/>
    <w:rsid w:val="005641D8"/>
    <w:rsid w:val="005642C4"/>
    <w:rsid w:val="005642C9"/>
    <w:rsid w:val="00564398"/>
    <w:rsid w:val="005644A6"/>
    <w:rsid w:val="005644BD"/>
    <w:rsid w:val="005648C8"/>
    <w:rsid w:val="00564AC1"/>
    <w:rsid w:val="00564C0E"/>
    <w:rsid w:val="00564D40"/>
    <w:rsid w:val="00565059"/>
    <w:rsid w:val="00565318"/>
    <w:rsid w:val="00565488"/>
    <w:rsid w:val="00565909"/>
    <w:rsid w:val="00565AB5"/>
    <w:rsid w:val="00565BD0"/>
    <w:rsid w:val="00565D55"/>
    <w:rsid w:val="00565DA8"/>
    <w:rsid w:val="00565EA2"/>
    <w:rsid w:val="00566206"/>
    <w:rsid w:val="005663E2"/>
    <w:rsid w:val="0056651B"/>
    <w:rsid w:val="0056673B"/>
    <w:rsid w:val="00566FBF"/>
    <w:rsid w:val="0056717B"/>
    <w:rsid w:val="0056731A"/>
    <w:rsid w:val="00567728"/>
    <w:rsid w:val="00567773"/>
    <w:rsid w:val="005677E6"/>
    <w:rsid w:val="00570152"/>
    <w:rsid w:val="00570181"/>
    <w:rsid w:val="005702F9"/>
    <w:rsid w:val="00570747"/>
    <w:rsid w:val="005708A4"/>
    <w:rsid w:val="005713D1"/>
    <w:rsid w:val="00571572"/>
    <w:rsid w:val="005716DE"/>
    <w:rsid w:val="00571A34"/>
    <w:rsid w:val="00571B77"/>
    <w:rsid w:val="00572167"/>
    <w:rsid w:val="00572267"/>
    <w:rsid w:val="0057244F"/>
    <w:rsid w:val="005724F0"/>
    <w:rsid w:val="005725B0"/>
    <w:rsid w:val="005725CB"/>
    <w:rsid w:val="005729CF"/>
    <w:rsid w:val="00572A2A"/>
    <w:rsid w:val="00572B14"/>
    <w:rsid w:val="00572F66"/>
    <w:rsid w:val="00572FCB"/>
    <w:rsid w:val="00573126"/>
    <w:rsid w:val="00573199"/>
    <w:rsid w:val="005732A1"/>
    <w:rsid w:val="00573454"/>
    <w:rsid w:val="005734F6"/>
    <w:rsid w:val="00573577"/>
    <w:rsid w:val="00573C9E"/>
    <w:rsid w:val="00573E9C"/>
    <w:rsid w:val="00574133"/>
    <w:rsid w:val="0057428F"/>
    <w:rsid w:val="005743CD"/>
    <w:rsid w:val="00574483"/>
    <w:rsid w:val="0057458B"/>
    <w:rsid w:val="00574702"/>
    <w:rsid w:val="00574833"/>
    <w:rsid w:val="00574CEF"/>
    <w:rsid w:val="00574E69"/>
    <w:rsid w:val="00575082"/>
    <w:rsid w:val="00575394"/>
    <w:rsid w:val="00575485"/>
    <w:rsid w:val="00575568"/>
    <w:rsid w:val="00575630"/>
    <w:rsid w:val="005759BC"/>
    <w:rsid w:val="00575A01"/>
    <w:rsid w:val="00575D70"/>
    <w:rsid w:val="00575FDD"/>
    <w:rsid w:val="0057607D"/>
    <w:rsid w:val="005762D5"/>
    <w:rsid w:val="005766CE"/>
    <w:rsid w:val="00576967"/>
    <w:rsid w:val="00576A83"/>
    <w:rsid w:val="00576AC6"/>
    <w:rsid w:val="00576B70"/>
    <w:rsid w:val="00576CB8"/>
    <w:rsid w:val="00577131"/>
    <w:rsid w:val="005773E1"/>
    <w:rsid w:val="0057791D"/>
    <w:rsid w:val="00577BA9"/>
    <w:rsid w:val="00577C62"/>
    <w:rsid w:val="00577EC1"/>
    <w:rsid w:val="00580251"/>
    <w:rsid w:val="0058026D"/>
    <w:rsid w:val="0058030C"/>
    <w:rsid w:val="0058033D"/>
    <w:rsid w:val="00580366"/>
    <w:rsid w:val="00580648"/>
    <w:rsid w:val="0058079E"/>
    <w:rsid w:val="005809E5"/>
    <w:rsid w:val="00580DD0"/>
    <w:rsid w:val="00581455"/>
    <w:rsid w:val="00581895"/>
    <w:rsid w:val="005821A0"/>
    <w:rsid w:val="00582878"/>
    <w:rsid w:val="00582A57"/>
    <w:rsid w:val="00582CD2"/>
    <w:rsid w:val="00582E1B"/>
    <w:rsid w:val="00582FFF"/>
    <w:rsid w:val="005832DB"/>
    <w:rsid w:val="0058353B"/>
    <w:rsid w:val="00583658"/>
    <w:rsid w:val="0058380C"/>
    <w:rsid w:val="00583A66"/>
    <w:rsid w:val="00583A90"/>
    <w:rsid w:val="00583ED6"/>
    <w:rsid w:val="0058425C"/>
    <w:rsid w:val="005843FB"/>
    <w:rsid w:val="00584436"/>
    <w:rsid w:val="00584493"/>
    <w:rsid w:val="00584A21"/>
    <w:rsid w:val="00584ABF"/>
    <w:rsid w:val="00584D6F"/>
    <w:rsid w:val="005852A2"/>
    <w:rsid w:val="005854AD"/>
    <w:rsid w:val="005854FC"/>
    <w:rsid w:val="0058561D"/>
    <w:rsid w:val="0058577A"/>
    <w:rsid w:val="00585994"/>
    <w:rsid w:val="00585B35"/>
    <w:rsid w:val="00585B57"/>
    <w:rsid w:val="00585C37"/>
    <w:rsid w:val="00585C68"/>
    <w:rsid w:val="00586592"/>
    <w:rsid w:val="00586713"/>
    <w:rsid w:val="005867A2"/>
    <w:rsid w:val="00586882"/>
    <w:rsid w:val="00586CF0"/>
    <w:rsid w:val="00586DCD"/>
    <w:rsid w:val="00586E10"/>
    <w:rsid w:val="00586EBA"/>
    <w:rsid w:val="00587765"/>
    <w:rsid w:val="00587945"/>
    <w:rsid w:val="00587ED6"/>
    <w:rsid w:val="00590322"/>
    <w:rsid w:val="0059040A"/>
    <w:rsid w:val="00590703"/>
    <w:rsid w:val="00590882"/>
    <w:rsid w:val="00591304"/>
    <w:rsid w:val="005913F9"/>
    <w:rsid w:val="0059161F"/>
    <w:rsid w:val="00591AE5"/>
    <w:rsid w:val="00591C67"/>
    <w:rsid w:val="00591E19"/>
    <w:rsid w:val="00592073"/>
    <w:rsid w:val="005925BE"/>
    <w:rsid w:val="00592871"/>
    <w:rsid w:val="00592DD8"/>
    <w:rsid w:val="0059344E"/>
    <w:rsid w:val="005934DB"/>
    <w:rsid w:val="00593535"/>
    <w:rsid w:val="0059371D"/>
    <w:rsid w:val="00593AD0"/>
    <w:rsid w:val="00593C33"/>
    <w:rsid w:val="00593D2A"/>
    <w:rsid w:val="005945C6"/>
    <w:rsid w:val="00594A27"/>
    <w:rsid w:val="00595493"/>
    <w:rsid w:val="00595740"/>
    <w:rsid w:val="00595A45"/>
    <w:rsid w:val="00595C10"/>
    <w:rsid w:val="00595DE0"/>
    <w:rsid w:val="00596065"/>
    <w:rsid w:val="0059635B"/>
    <w:rsid w:val="00596361"/>
    <w:rsid w:val="0059652B"/>
    <w:rsid w:val="00596628"/>
    <w:rsid w:val="00596700"/>
    <w:rsid w:val="00596849"/>
    <w:rsid w:val="0059687C"/>
    <w:rsid w:val="00596A8E"/>
    <w:rsid w:val="00596E8D"/>
    <w:rsid w:val="0059729B"/>
    <w:rsid w:val="005973EA"/>
    <w:rsid w:val="00597400"/>
    <w:rsid w:val="00597693"/>
    <w:rsid w:val="00597984"/>
    <w:rsid w:val="00597ADA"/>
    <w:rsid w:val="00597B6C"/>
    <w:rsid w:val="00597E88"/>
    <w:rsid w:val="00597FC7"/>
    <w:rsid w:val="005A005A"/>
    <w:rsid w:val="005A0179"/>
    <w:rsid w:val="005A01E8"/>
    <w:rsid w:val="005A051A"/>
    <w:rsid w:val="005A05FD"/>
    <w:rsid w:val="005A08BF"/>
    <w:rsid w:val="005A09DA"/>
    <w:rsid w:val="005A0E45"/>
    <w:rsid w:val="005A0F1D"/>
    <w:rsid w:val="005A169E"/>
    <w:rsid w:val="005A18A4"/>
    <w:rsid w:val="005A1CD3"/>
    <w:rsid w:val="005A1CD9"/>
    <w:rsid w:val="005A2082"/>
    <w:rsid w:val="005A22FE"/>
    <w:rsid w:val="005A243A"/>
    <w:rsid w:val="005A2A5F"/>
    <w:rsid w:val="005A2AAC"/>
    <w:rsid w:val="005A2C58"/>
    <w:rsid w:val="005A2DD5"/>
    <w:rsid w:val="005A3079"/>
    <w:rsid w:val="005A3268"/>
    <w:rsid w:val="005A34BC"/>
    <w:rsid w:val="005A3880"/>
    <w:rsid w:val="005A3D57"/>
    <w:rsid w:val="005A3EF7"/>
    <w:rsid w:val="005A3F47"/>
    <w:rsid w:val="005A40CE"/>
    <w:rsid w:val="005A477E"/>
    <w:rsid w:val="005A53AE"/>
    <w:rsid w:val="005A5DCD"/>
    <w:rsid w:val="005A5FB3"/>
    <w:rsid w:val="005A64A8"/>
    <w:rsid w:val="005A67B7"/>
    <w:rsid w:val="005A697F"/>
    <w:rsid w:val="005A69AE"/>
    <w:rsid w:val="005A69C1"/>
    <w:rsid w:val="005A6A02"/>
    <w:rsid w:val="005A6B2D"/>
    <w:rsid w:val="005A6B73"/>
    <w:rsid w:val="005A6E69"/>
    <w:rsid w:val="005A714C"/>
    <w:rsid w:val="005A7658"/>
    <w:rsid w:val="005A7675"/>
    <w:rsid w:val="005A769B"/>
    <w:rsid w:val="005A7C64"/>
    <w:rsid w:val="005B05FF"/>
    <w:rsid w:val="005B09C7"/>
    <w:rsid w:val="005B0A95"/>
    <w:rsid w:val="005B0C5B"/>
    <w:rsid w:val="005B0E55"/>
    <w:rsid w:val="005B1284"/>
    <w:rsid w:val="005B131D"/>
    <w:rsid w:val="005B13C5"/>
    <w:rsid w:val="005B1669"/>
    <w:rsid w:val="005B1822"/>
    <w:rsid w:val="005B18C6"/>
    <w:rsid w:val="005B1AA4"/>
    <w:rsid w:val="005B1E28"/>
    <w:rsid w:val="005B1F43"/>
    <w:rsid w:val="005B2122"/>
    <w:rsid w:val="005B2291"/>
    <w:rsid w:val="005B24B5"/>
    <w:rsid w:val="005B26BB"/>
    <w:rsid w:val="005B3464"/>
    <w:rsid w:val="005B34CB"/>
    <w:rsid w:val="005B37CC"/>
    <w:rsid w:val="005B3CA8"/>
    <w:rsid w:val="005B3D20"/>
    <w:rsid w:val="005B3D3E"/>
    <w:rsid w:val="005B40BA"/>
    <w:rsid w:val="005B4564"/>
    <w:rsid w:val="005B458E"/>
    <w:rsid w:val="005B47FE"/>
    <w:rsid w:val="005B4A1F"/>
    <w:rsid w:val="005B4A31"/>
    <w:rsid w:val="005B4A9C"/>
    <w:rsid w:val="005B4ADE"/>
    <w:rsid w:val="005B4B12"/>
    <w:rsid w:val="005B4B34"/>
    <w:rsid w:val="005B4E8B"/>
    <w:rsid w:val="005B4F43"/>
    <w:rsid w:val="005B5057"/>
    <w:rsid w:val="005B5C4A"/>
    <w:rsid w:val="005B6077"/>
    <w:rsid w:val="005B6113"/>
    <w:rsid w:val="005B6381"/>
    <w:rsid w:val="005B64AD"/>
    <w:rsid w:val="005B6732"/>
    <w:rsid w:val="005B6A26"/>
    <w:rsid w:val="005B6B2F"/>
    <w:rsid w:val="005B6D57"/>
    <w:rsid w:val="005B6DF9"/>
    <w:rsid w:val="005B7179"/>
    <w:rsid w:val="005B747A"/>
    <w:rsid w:val="005B7CE9"/>
    <w:rsid w:val="005C0117"/>
    <w:rsid w:val="005C07BF"/>
    <w:rsid w:val="005C07D4"/>
    <w:rsid w:val="005C0B40"/>
    <w:rsid w:val="005C0EB9"/>
    <w:rsid w:val="005C0F9C"/>
    <w:rsid w:val="005C1151"/>
    <w:rsid w:val="005C117E"/>
    <w:rsid w:val="005C119C"/>
    <w:rsid w:val="005C152B"/>
    <w:rsid w:val="005C17B6"/>
    <w:rsid w:val="005C1E45"/>
    <w:rsid w:val="005C1F33"/>
    <w:rsid w:val="005C21C6"/>
    <w:rsid w:val="005C23E9"/>
    <w:rsid w:val="005C24E4"/>
    <w:rsid w:val="005C2846"/>
    <w:rsid w:val="005C2CC7"/>
    <w:rsid w:val="005C2E7F"/>
    <w:rsid w:val="005C325E"/>
    <w:rsid w:val="005C335C"/>
    <w:rsid w:val="005C3390"/>
    <w:rsid w:val="005C354A"/>
    <w:rsid w:val="005C3A09"/>
    <w:rsid w:val="005C3AC2"/>
    <w:rsid w:val="005C3B75"/>
    <w:rsid w:val="005C3C13"/>
    <w:rsid w:val="005C3CF7"/>
    <w:rsid w:val="005C4412"/>
    <w:rsid w:val="005C4442"/>
    <w:rsid w:val="005C445A"/>
    <w:rsid w:val="005C4465"/>
    <w:rsid w:val="005C4656"/>
    <w:rsid w:val="005C496C"/>
    <w:rsid w:val="005C4F56"/>
    <w:rsid w:val="005C5348"/>
    <w:rsid w:val="005C534E"/>
    <w:rsid w:val="005C5809"/>
    <w:rsid w:val="005C5992"/>
    <w:rsid w:val="005C5A96"/>
    <w:rsid w:val="005C5AE5"/>
    <w:rsid w:val="005C6892"/>
    <w:rsid w:val="005C6BF8"/>
    <w:rsid w:val="005C6DCD"/>
    <w:rsid w:val="005C6DFD"/>
    <w:rsid w:val="005C7431"/>
    <w:rsid w:val="005C77F3"/>
    <w:rsid w:val="005C79BB"/>
    <w:rsid w:val="005C7BD3"/>
    <w:rsid w:val="005D01EC"/>
    <w:rsid w:val="005D0265"/>
    <w:rsid w:val="005D0532"/>
    <w:rsid w:val="005D05B3"/>
    <w:rsid w:val="005D062C"/>
    <w:rsid w:val="005D09ED"/>
    <w:rsid w:val="005D0C85"/>
    <w:rsid w:val="005D0FA3"/>
    <w:rsid w:val="005D16DC"/>
    <w:rsid w:val="005D18EE"/>
    <w:rsid w:val="005D1A1E"/>
    <w:rsid w:val="005D1D97"/>
    <w:rsid w:val="005D1E3F"/>
    <w:rsid w:val="005D207B"/>
    <w:rsid w:val="005D20CB"/>
    <w:rsid w:val="005D216E"/>
    <w:rsid w:val="005D2205"/>
    <w:rsid w:val="005D2214"/>
    <w:rsid w:val="005D2885"/>
    <w:rsid w:val="005D2D4E"/>
    <w:rsid w:val="005D2EEE"/>
    <w:rsid w:val="005D3380"/>
    <w:rsid w:val="005D342E"/>
    <w:rsid w:val="005D37C9"/>
    <w:rsid w:val="005D37EE"/>
    <w:rsid w:val="005D3997"/>
    <w:rsid w:val="005D3B0F"/>
    <w:rsid w:val="005D3F64"/>
    <w:rsid w:val="005D488B"/>
    <w:rsid w:val="005D4942"/>
    <w:rsid w:val="005D4C7A"/>
    <w:rsid w:val="005D5023"/>
    <w:rsid w:val="005D51C7"/>
    <w:rsid w:val="005D54DB"/>
    <w:rsid w:val="005D578F"/>
    <w:rsid w:val="005D58B6"/>
    <w:rsid w:val="005D5B52"/>
    <w:rsid w:val="005D5F0B"/>
    <w:rsid w:val="005D60CB"/>
    <w:rsid w:val="005D67A2"/>
    <w:rsid w:val="005D6964"/>
    <w:rsid w:val="005D6A72"/>
    <w:rsid w:val="005D6B8F"/>
    <w:rsid w:val="005D6EC8"/>
    <w:rsid w:val="005D717F"/>
    <w:rsid w:val="005D73BC"/>
    <w:rsid w:val="005D74CE"/>
    <w:rsid w:val="005D78E1"/>
    <w:rsid w:val="005D7A25"/>
    <w:rsid w:val="005D7B36"/>
    <w:rsid w:val="005D7BA7"/>
    <w:rsid w:val="005D7D22"/>
    <w:rsid w:val="005E020D"/>
    <w:rsid w:val="005E070A"/>
    <w:rsid w:val="005E0BE0"/>
    <w:rsid w:val="005E0E43"/>
    <w:rsid w:val="005E0FA3"/>
    <w:rsid w:val="005E13B3"/>
    <w:rsid w:val="005E15CA"/>
    <w:rsid w:val="005E15DE"/>
    <w:rsid w:val="005E1A86"/>
    <w:rsid w:val="005E1CEF"/>
    <w:rsid w:val="005E1D2F"/>
    <w:rsid w:val="005E1DA4"/>
    <w:rsid w:val="005E216E"/>
    <w:rsid w:val="005E21B9"/>
    <w:rsid w:val="005E252F"/>
    <w:rsid w:val="005E25C6"/>
    <w:rsid w:val="005E25DD"/>
    <w:rsid w:val="005E2A0F"/>
    <w:rsid w:val="005E2D85"/>
    <w:rsid w:val="005E2E3B"/>
    <w:rsid w:val="005E2EAB"/>
    <w:rsid w:val="005E2F34"/>
    <w:rsid w:val="005E37DB"/>
    <w:rsid w:val="005E3F8B"/>
    <w:rsid w:val="005E4391"/>
    <w:rsid w:val="005E4434"/>
    <w:rsid w:val="005E4714"/>
    <w:rsid w:val="005E4747"/>
    <w:rsid w:val="005E474D"/>
    <w:rsid w:val="005E4896"/>
    <w:rsid w:val="005E4AD1"/>
    <w:rsid w:val="005E4B4B"/>
    <w:rsid w:val="005E4C03"/>
    <w:rsid w:val="005E4D7D"/>
    <w:rsid w:val="005E5145"/>
    <w:rsid w:val="005E547F"/>
    <w:rsid w:val="005E5747"/>
    <w:rsid w:val="005E5B7C"/>
    <w:rsid w:val="005E5D79"/>
    <w:rsid w:val="005E5DB0"/>
    <w:rsid w:val="005E6018"/>
    <w:rsid w:val="005E6242"/>
    <w:rsid w:val="005E635E"/>
    <w:rsid w:val="005E65AB"/>
    <w:rsid w:val="005E66B3"/>
    <w:rsid w:val="005E6A6A"/>
    <w:rsid w:val="005E6AA5"/>
    <w:rsid w:val="005E6F21"/>
    <w:rsid w:val="005E71D0"/>
    <w:rsid w:val="005E7462"/>
    <w:rsid w:val="005E7805"/>
    <w:rsid w:val="005E787D"/>
    <w:rsid w:val="005E7953"/>
    <w:rsid w:val="005E7BBC"/>
    <w:rsid w:val="005E7C00"/>
    <w:rsid w:val="005F0173"/>
    <w:rsid w:val="005F0EA7"/>
    <w:rsid w:val="005F1065"/>
    <w:rsid w:val="005F10B6"/>
    <w:rsid w:val="005F110E"/>
    <w:rsid w:val="005F11E8"/>
    <w:rsid w:val="005F1480"/>
    <w:rsid w:val="005F149B"/>
    <w:rsid w:val="005F14B5"/>
    <w:rsid w:val="005F1C84"/>
    <w:rsid w:val="005F1E2D"/>
    <w:rsid w:val="005F22C3"/>
    <w:rsid w:val="005F249A"/>
    <w:rsid w:val="005F25B2"/>
    <w:rsid w:val="005F28D1"/>
    <w:rsid w:val="005F30FC"/>
    <w:rsid w:val="005F3674"/>
    <w:rsid w:val="005F3905"/>
    <w:rsid w:val="005F3A40"/>
    <w:rsid w:val="005F3CD7"/>
    <w:rsid w:val="005F3F4F"/>
    <w:rsid w:val="005F4270"/>
    <w:rsid w:val="005F43B4"/>
    <w:rsid w:val="005F4538"/>
    <w:rsid w:val="005F4A13"/>
    <w:rsid w:val="005F4D63"/>
    <w:rsid w:val="005F4F0C"/>
    <w:rsid w:val="005F5097"/>
    <w:rsid w:val="005F50CA"/>
    <w:rsid w:val="005F53AC"/>
    <w:rsid w:val="005F56A1"/>
    <w:rsid w:val="005F5C92"/>
    <w:rsid w:val="005F5DB1"/>
    <w:rsid w:val="005F5E30"/>
    <w:rsid w:val="005F610D"/>
    <w:rsid w:val="005F620A"/>
    <w:rsid w:val="005F621C"/>
    <w:rsid w:val="005F67DE"/>
    <w:rsid w:val="005F6BB4"/>
    <w:rsid w:val="005F70EA"/>
    <w:rsid w:val="005F73F5"/>
    <w:rsid w:val="005F7432"/>
    <w:rsid w:val="005F7543"/>
    <w:rsid w:val="005F75E8"/>
    <w:rsid w:val="005F7913"/>
    <w:rsid w:val="005F7A99"/>
    <w:rsid w:val="005F7B0E"/>
    <w:rsid w:val="005F7D79"/>
    <w:rsid w:val="00601044"/>
    <w:rsid w:val="00601D11"/>
    <w:rsid w:val="00601D67"/>
    <w:rsid w:val="00601E8A"/>
    <w:rsid w:val="00602447"/>
    <w:rsid w:val="00602947"/>
    <w:rsid w:val="00602969"/>
    <w:rsid w:val="00602B34"/>
    <w:rsid w:val="00602B4D"/>
    <w:rsid w:val="00602DDD"/>
    <w:rsid w:val="00602F56"/>
    <w:rsid w:val="00603039"/>
    <w:rsid w:val="00603063"/>
    <w:rsid w:val="00603703"/>
    <w:rsid w:val="006038E3"/>
    <w:rsid w:val="00603966"/>
    <w:rsid w:val="00603C39"/>
    <w:rsid w:val="00603D60"/>
    <w:rsid w:val="00603E79"/>
    <w:rsid w:val="00603FD1"/>
    <w:rsid w:val="0060472C"/>
    <w:rsid w:val="00604C15"/>
    <w:rsid w:val="00604C7E"/>
    <w:rsid w:val="006050A5"/>
    <w:rsid w:val="00605286"/>
    <w:rsid w:val="00605306"/>
    <w:rsid w:val="0060533E"/>
    <w:rsid w:val="00605495"/>
    <w:rsid w:val="006055EB"/>
    <w:rsid w:val="006058A5"/>
    <w:rsid w:val="00605978"/>
    <w:rsid w:val="00605CFA"/>
    <w:rsid w:val="00605E7C"/>
    <w:rsid w:val="006060C0"/>
    <w:rsid w:val="006061DA"/>
    <w:rsid w:val="006062E8"/>
    <w:rsid w:val="00606606"/>
    <w:rsid w:val="00606878"/>
    <w:rsid w:val="006068BA"/>
    <w:rsid w:val="0060699E"/>
    <w:rsid w:val="00606B8E"/>
    <w:rsid w:val="00606BA5"/>
    <w:rsid w:val="00606E3D"/>
    <w:rsid w:val="00606F1E"/>
    <w:rsid w:val="006075AB"/>
    <w:rsid w:val="006076A5"/>
    <w:rsid w:val="00607845"/>
    <w:rsid w:val="00607DFA"/>
    <w:rsid w:val="00610028"/>
    <w:rsid w:val="00610092"/>
    <w:rsid w:val="00610246"/>
    <w:rsid w:val="00610293"/>
    <w:rsid w:val="00610346"/>
    <w:rsid w:val="006104A1"/>
    <w:rsid w:val="006104E2"/>
    <w:rsid w:val="006106E1"/>
    <w:rsid w:val="00610701"/>
    <w:rsid w:val="006108D5"/>
    <w:rsid w:val="00610B12"/>
    <w:rsid w:val="00610BB8"/>
    <w:rsid w:val="006119B2"/>
    <w:rsid w:val="00611D0D"/>
    <w:rsid w:val="00611D28"/>
    <w:rsid w:val="00611F74"/>
    <w:rsid w:val="0061228A"/>
    <w:rsid w:val="006122C2"/>
    <w:rsid w:val="00612300"/>
    <w:rsid w:val="0061234C"/>
    <w:rsid w:val="006125F8"/>
    <w:rsid w:val="00612858"/>
    <w:rsid w:val="00612871"/>
    <w:rsid w:val="00612BE0"/>
    <w:rsid w:val="00612C2B"/>
    <w:rsid w:val="00612E4A"/>
    <w:rsid w:val="00612EDE"/>
    <w:rsid w:val="00612F27"/>
    <w:rsid w:val="0061316C"/>
    <w:rsid w:val="006135A2"/>
    <w:rsid w:val="00613A6B"/>
    <w:rsid w:val="00613A9A"/>
    <w:rsid w:val="00613D53"/>
    <w:rsid w:val="00613E8E"/>
    <w:rsid w:val="006140D4"/>
    <w:rsid w:val="006142B0"/>
    <w:rsid w:val="00614651"/>
    <w:rsid w:val="006148C4"/>
    <w:rsid w:val="00614A92"/>
    <w:rsid w:val="00614D76"/>
    <w:rsid w:val="00614E38"/>
    <w:rsid w:val="00614E3D"/>
    <w:rsid w:val="0061540E"/>
    <w:rsid w:val="006154F3"/>
    <w:rsid w:val="00615608"/>
    <w:rsid w:val="0061564E"/>
    <w:rsid w:val="00615CF2"/>
    <w:rsid w:val="00615E26"/>
    <w:rsid w:val="00615F13"/>
    <w:rsid w:val="00615F83"/>
    <w:rsid w:val="00615FB6"/>
    <w:rsid w:val="00616008"/>
    <w:rsid w:val="006161BB"/>
    <w:rsid w:val="0061631E"/>
    <w:rsid w:val="006163B8"/>
    <w:rsid w:val="00616D02"/>
    <w:rsid w:val="00616D3A"/>
    <w:rsid w:val="006172EA"/>
    <w:rsid w:val="00617333"/>
    <w:rsid w:val="00617964"/>
    <w:rsid w:val="00617D40"/>
    <w:rsid w:val="00620F0C"/>
    <w:rsid w:val="006210E5"/>
    <w:rsid w:val="0062111C"/>
    <w:rsid w:val="00621128"/>
    <w:rsid w:val="0062131C"/>
    <w:rsid w:val="006215BB"/>
    <w:rsid w:val="00621845"/>
    <w:rsid w:val="006219B2"/>
    <w:rsid w:val="006220D6"/>
    <w:rsid w:val="00622331"/>
    <w:rsid w:val="00622379"/>
    <w:rsid w:val="0062243B"/>
    <w:rsid w:val="00622793"/>
    <w:rsid w:val="00622E92"/>
    <w:rsid w:val="00623023"/>
    <w:rsid w:val="006234C5"/>
    <w:rsid w:val="00623805"/>
    <w:rsid w:val="00623E82"/>
    <w:rsid w:val="0062404A"/>
    <w:rsid w:val="006243D2"/>
    <w:rsid w:val="0062461B"/>
    <w:rsid w:val="00624620"/>
    <w:rsid w:val="00624CB6"/>
    <w:rsid w:val="00624CB7"/>
    <w:rsid w:val="00625070"/>
    <w:rsid w:val="00625344"/>
    <w:rsid w:val="00625383"/>
    <w:rsid w:val="006255E4"/>
    <w:rsid w:val="0062585A"/>
    <w:rsid w:val="00625D0C"/>
    <w:rsid w:val="00626692"/>
    <w:rsid w:val="006266E9"/>
    <w:rsid w:val="00626C6D"/>
    <w:rsid w:val="0062721A"/>
    <w:rsid w:val="00627389"/>
    <w:rsid w:val="00627502"/>
    <w:rsid w:val="006279B5"/>
    <w:rsid w:val="006279CD"/>
    <w:rsid w:val="00627BC0"/>
    <w:rsid w:val="00627F94"/>
    <w:rsid w:val="006305F5"/>
    <w:rsid w:val="006306C3"/>
    <w:rsid w:val="006307C2"/>
    <w:rsid w:val="006316A4"/>
    <w:rsid w:val="00631895"/>
    <w:rsid w:val="006318CC"/>
    <w:rsid w:val="00631FBE"/>
    <w:rsid w:val="00632755"/>
    <w:rsid w:val="00632928"/>
    <w:rsid w:val="006334E7"/>
    <w:rsid w:val="00633A59"/>
    <w:rsid w:val="00633AA5"/>
    <w:rsid w:val="00633B2B"/>
    <w:rsid w:val="00634128"/>
    <w:rsid w:val="006345AB"/>
    <w:rsid w:val="0063465D"/>
    <w:rsid w:val="006346E3"/>
    <w:rsid w:val="006348A9"/>
    <w:rsid w:val="00634A57"/>
    <w:rsid w:val="00634D50"/>
    <w:rsid w:val="006351BF"/>
    <w:rsid w:val="00635254"/>
    <w:rsid w:val="00635527"/>
    <w:rsid w:val="0063563F"/>
    <w:rsid w:val="00635D5E"/>
    <w:rsid w:val="00635EB5"/>
    <w:rsid w:val="00635F62"/>
    <w:rsid w:val="00635FD0"/>
    <w:rsid w:val="00636244"/>
    <w:rsid w:val="006363AC"/>
    <w:rsid w:val="006364E1"/>
    <w:rsid w:val="00636641"/>
    <w:rsid w:val="0063695A"/>
    <w:rsid w:val="00636C83"/>
    <w:rsid w:val="00637348"/>
    <w:rsid w:val="00637384"/>
    <w:rsid w:val="0063738F"/>
    <w:rsid w:val="006376CD"/>
    <w:rsid w:val="00637C40"/>
    <w:rsid w:val="00637E4F"/>
    <w:rsid w:val="0064019F"/>
    <w:rsid w:val="0064022C"/>
    <w:rsid w:val="006407F1"/>
    <w:rsid w:val="00640C94"/>
    <w:rsid w:val="00640E61"/>
    <w:rsid w:val="00640FA2"/>
    <w:rsid w:val="00640FD6"/>
    <w:rsid w:val="0064156F"/>
    <w:rsid w:val="00641764"/>
    <w:rsid w:val="00641876"/>
    <w:rsid w:val="00641A03"/>
    <w:rsid w:val="00641BF7"/>
    <w:rsid w:val="00641F0B"/>
    <w:rsid w:val="006425D0"/>
    <w:rsid w:val="0064260C"/>
    <w:rsid w:val="006428C2"/>
    <w:rsid w:val="00642919"/>
    <w:rsid w:val="00642CCF"/>
    <w:rsid w:val="00642D30"/>
    <w:rsid w:val="0064317A"/>
    <w:rsid w:val="006432A8"/>
    <w:rsid w:val="0064349B"/>
    <w:rsid w:val="00643553"/>
    <w:rsid w:val="006436E3"/>
    <w:rsid w:val="006439B8"/>
    <w:rsid w:val="00643AA9"/>
    <w:rsid w:val="00643FDE"/>
    <w:rsid w:val="00644559"/>
    <w:rsid w:val="00644579"/>
    <w:rsid w:val="0064469A"/>
    <w:rsid w:val="006448AB"/>
    <w:rsid w:val="006448BE"/>
    <w:rsid w:val="00644C92"/>
    <w:rsid w:val="00644DFB"/>
    <w:rsid w:val="00644F18"/>
    <w:rsid w:val="006454D0"/>
    <w:rsid w:val="00645627"/>
    <w:rsid w:val="006459F1"/>
    <w:rsid w:val="00645C76"/>
    <w:rsid w:val="00646014"/>
    <w:rsid w:val="006460FB"/>
    <w:rsid w:val="0064637B"/>
    <w:rsid w:val="0064666B"/>
    <w:rsid w:val="00646927"/>
    <w:rsid w:val="00646953"/>
    <w:rsid w:val="00646C61"/>
    <w:rsid w:val="0064701C"/>
    <w:rsid w:val="006472C5"/>
    <w:rsid w:val="00647403"/>
    <w:rsid w:val="00647943"/>
    <w:rsid w:val="00647A61"/>
    <w:rsid w:val="00647ADB"/>
    <w:rsid w:val="00647B8B"/>
    <w:rsid w:val="00647C2C"/>
    <w:rsid w:val="00647E32"/>
    <w:rsid w:val="0065061F"/>
    <w:rsid w:val="00650688"/>
    <w:rsid w:val="006507D2"/>
    <w:rsid w:val="0065084B"/>
    <w:rsid w:val="00650980"/>
    <w:rsid w:val="00650B0E"/>
    <w:rsid w:val="00650D06"/>
    <w:rsid w:val="00650D3C"/>
    <w:rsid w:val="00650F57"/>
    <w:rsid w:val="006510C8"/>
    <w:rsid w:val="006510FB"/>
    <w:rsid w:val="006510FE"/>
    <w:rsid w:val="00651392"/>
    <w:rsid w:val="00651452"/>
    <w:rsid w:val="006515D6"/>
    <w:rsid w:val="0065179B"/>
    <w:rsid w:val="00651A6B"/>
    <w:rsid w:val="00651ADB"/>
    <w:rsid w:val="00651B90"/>
    <w:rsid w:val="00651BC4"/>
    <w:rsid w:val="00651C5D"/>
    <w:rsid w:val="00651EB4"/>
    <w:rsid w:val="00651FE9"/>
    <w:rsid w:val="006520EA"/>
    <w:rsid w:val="006522D8"/>
    <w:rsid w:val="006525E5"/>
    <w:rsid w:val="00652B5B"/>
    <w:rsid w:val="00652D15"/>
    <w:rsid w:val="006530B2"/>
    <w:rsid w:val="00653143"/>
    <w:rsid w:val="006533F8"/>
    <w:rsid w:val="0065348A"/>
    <w:rsid w:val="00653846"/>
    <w:rsid w:val="00653A1E"/>
    <w:rsid w:val="00653E53"/>
    <w:rsid w:val="00653E65"/>
    <w:rsid w:val="00654334"/>
    <w:rsid w:val="006543C0"/>
    <w:rsid w:val="0065457F"/>
    <w:rsid w:val="006545BF"/>
    <w:rsid w:val="006546A8"/>
    <w:rsid w:val="006546DE"/>
    <w:rsid w:val="00654719"/>
    <w:rsid w:val="0065496B"/>
    <w:rsid w:val="00654DF6"/>
    <w:rsid w:val="00654EC0"/>
    <w:rsid w:val="00654FE9"/>
    <w:rsid w:val="006552F8"/>
    <w:rsid w:val="00655344"/>
    <w:rsid w:val="00655561"/>
    <w:rsid w:val="00655763"/>
    <w:rsid w:val="006558E6"/>
    <w:rsid w:val="0065592F"/>
    <w:rsid w:val="00655B1C"/>
    <w:rsid w:val="00655C27"/>
    <w:rsid w:val="006563B8"/>
    <w:rsid w:val="006566EE"/>
    <w:rsid w:val="00656708"/>
    <w:rsid w:val="00656A6D"/>
    <w:rsid w:val="00656A99"/>
    <w:rsid w:val="00656C71"/>
    <w:rsid w:val="00656E04"/>
    <w:rsid w:val="00656FD0"/>
    <w:rsid w:val="0065721B"/>
    <w:rsid w:val="006576CD"/>
    <w:rsid w:val="0065789D"/>
    <w:rsid w:val="006578BE"/>
    <w:rsid w:val="006578E9"/>
    <w:rsid w:val="00657CE6"/>
    <w:rsid w:val="00657D12"/>
    <w:rsid w:val="00657DC7"/>
    <w:rsid w:val="00657E3C"/>
    <w:rsid w:val="006603AE"/>
    <w:rsid w:val="006604FD"/>
    <w:rsid w:val="00660DB4"/>
    <w:rsid w:val="00660DEC"/>
    <w:rsid w:val="0066101A"/>
    <w:rsid w:val="00661052"/>
    <w:rsid w:val="00661635"/>
    <w:rsid w:val="0066213E"/>
    <w:rsid w:val="006621D3"/>
    <w:rsid w:val="0066225A"/>
    <w:rsid w:val="006623CA"/>
    <w:rsid w:val="0066257D"/>
    <w:rsid w:val="006625E9"/>
    <w:rsid w:val="00662845"/>
    <w:rsid w:val="006628F1"/>
    <w:rsid w:val="0066307A"/>
    <w:rsid w:val="0066310A"/>
    <w:rsid w:val="00663307"/>
    <w:rsid w:val="00663399"/>
    <w:rsid w:val="00663567"/>
    <w:rsid w:val="006636A7"/>
    <w:rsid w:val="006636F5"/>
    <w:rsid w:val="00663828"/>
    <w:rsid w:val="00663A08"/>
    <w:rsid w:val="00663AD7"/>
    <w:rsid w:val="00663B88"/>
    <w:rsid w:val="00663C06"/>
    <w:rsid w:val="00663D34"/>
    <w:rsid w:val="00663FCD"/>
    <w:rsid w:val="0066409A"/>
    <w:rsid w:val="0066443E"/>
    <w:rsid w:val="00664CE2"/>
    <w:rsid w:val="00665080"/>
    <w:rsid w:val="00665181"/>
    <w:rsid w:val="006653E2"/>
    <w:rsid w:val="006654E4"/>
    <w:rsid w:val="00665590"/>
    <w:rsid w:val="006655CD"/>
    <w:rsid w:val="00665CB9"/>
    <w:rsid w:val="00665DE5"/>
    <w:rsid w:val="00666244"/>
    <w:rsid w:val="0066662E"/>
    <w:rsid w:val="006666E0"/>
    <w:rsid w:val="00666766"/>
    <w:rsid w:val="00666A6A"/>
    <w:rsid w:val="00666AEE"/>
    <w:rsid w:val="00666B2E"/>
    <w:rsid w:val="00667936"/>
    <w:rsid w:val="00667C89"/>
    <w:rsid w:val="00667E75"/>
    <w:rsid w:val="006700D9"/>
    <w:rsid w:val="0067069E"/>
    <w:rsid w:val="006706C7"/>
    <w:rsid w:val="00670A76"/>
    <w:rsid w:val="0067120C"/>
    <w:rsid w:val="00671527"/>
    <w:rsid w:val="00671616"/>
    <w:rsid w:val="00671656"/>
    <w:rsid w:val="00671A3C"/>
    <w:rsid w:val="0067203B"/>
    <w:rsid w:val="0067286B"/>
    <w:rsid w:val="00672BDB"/>
    <w:rsid w:val="00672FB0"/>
    <w:rsid w:val="006732D6"/>
    <w:rsid w:val="0067332D"/>
    <w:rsid w:val="00673452"/>
    <w:rsid w:val="006734FF"/>
    <w:rsid w:val="006736B3"/>
    <w:rsid w:val="00673822"/>
    <w:rsid w:val="00673859"/>
    <w:rsid w:val="0067389E"/>
    <w:rsid w:val="00673BEB"/>
    <w:rsid w:val="00673C1C"/>
    <w:rsid w:val="00673C2E"/>
    <w:rsid w:val="00673C88"/>
    <w:rsid w:val="006745E1"/>
    <w:rsid w:val="006748CA"/>
    <w:rsid w:val="00674907"/>
    <w:rsid w:val="00674D32"/>
    <w:rsid w:val="00674EF7"/>
    <w:rsid w:val="00674FF7"/>
    <w:rsid w:val="0067504D"/>
    <w:rsid w:val="0067524C"/>
    <w:rsid w:val="006757CD"/>
    <w:rsid w:val="0067594E"/>
    <w:rsid w:val="00675D67"/>
    <w:rsid w:val="00675EB8"/>
    <w:rsid w:val="00675F78"/>
    <w:rsid w:val="006762EE"/>
    <w:rsid w:val="006762F7"/>
    <w:rsid w:val="00676537"/>
    <w:rsid w:val="00676843"/>
    <w:rsid w:val="0067695F"/>
    <w:rsid w:val="00676B5A"/>
    <w:rsid w:val="00677388"/>
    <w:rsid w:val="00677BA1"/>
    <w:rsid w:val="00677F84"/>
    <w:rsid w:val="00677FC9"/>
    <w:rsid w:val="00680016"/>
    <w:rsid w:val="0068060F"/>
    <w:rsid w:val="00680EC1"/>
    <w:rsid w:val="0068100D"/>
    <w:rsid w:val="00681036"/>
    <w:rsid w:val="006811BA"/>
    <w:rsid w:val="00681623"/>
    <w:rsid w:val="006817B4"/>
    <w:rsid w:val="006818BA"/>
    <w:rsid w:val="00681F7C"/>
    <w:rsid w:val="006825B8"/>
    <w:rsid w:val="006827DD"/>
    <w:rsid w:val="00682A3A"/>
    <w:rsid w:val="00682E5C"/>
    <w:rsid w:val="0068318D"/>
    <w:rsid w:val="0068355E"/>
    <w:rsid w:val="0068373D"/>
    <w:rsid w:val="0068377B"/>
    <w:rsid w:val="00683DE0"/>
    <w:rsid w:val="006841B3"/>
    <w:rsid w:val="0068433D"/>
    <w:rsid w:val="0068462B"/>
    <w:rsid w:val="00685788"/>
    <w:rsid w:val="00685878"/>
    <w:rsid w:val="00685A78"/>
    <w:rsid w:val="00685D24"/>
    <w:rsid w:val="0068641E"/>
    <w:rsid w:val="006868D2"/>
    <w:rsid w:val="006869CE"/>
    <w:rsid w:val="00686B23"/>
    <w:rsid w:val="00686C18"/>
    <w:rsid w:val="00686F6F"/>
    <w:rsid w:val="00687073"/>
    <w:rsid w:val="006870B1"/>
    <w:rsid w:val="00687BB1"/>
    <w:rsid w:val="00687CA8"/>
    <w:rsid w:val="00687EAF"/>
    <w:rsid w:val="00687F21"/>
    <w:rsid w:val="0069017E"/>
    <w:rsid w:val="0069049B"/>
    <w:rsid w:val="0069085D"/>
    <w:rsid w:val="006909D0"/>
    <w:rsid w:val="00690CFC"/>
    <w:rsid w:val="00691039"/>
    <w:rsid w:val="006912C7"/>
    <w:rsid w:val="006912DC"/>
    <w:rsid w:val="0069164E"/>
    <w:rsid w:val="00691818"/>
    <w:rsid w:val="0069181D"/>
    <w:rsid w:val="00691914"/>
    <w:rsid w:val="0069199B"/>
    <w:rsid w:val="00691DD8"/>
    <w:rsid w:val="00691E34"/>
    <w:rsid w:val="00691E48"/>
    <w:rsid w:val="00691F9B"/>
    <w:rsid w:val="00691FBF"/>
    <w:rsid w:val="00691FFD"/>
    <w:rsid w:val="00692374"/>
    <w:rsid w:val="0069237A"/>
    <w:rsid w:val="006923B8"/>
    <w:rsid w:val="00692819"/>
    <w:rsid w:val="00692933"/>
    <w:rsid w:val="00692B8D"/>
    <w:rsid w:val="00692D0E"/>
    <w:rsid w:val="00692F53"/>
    <w:rsid w:val="00693721"/>
    <w:rsid w:val="006939FC"/>
    <w:rsid w:val="00693E59"/>
    <w:rsid w:val="00693EAE"/>
    <w:rsid w:val="0069429A"/>
    <w:rsid w:val="0069432A"/>
    <w:rsid w:val="00694418"/>
    <w:rsid w:val="00694532"/>
    <w:rsid w:val="00694D83"/>
    <w:rsid w:val="00694F13"/>
    <w:rsid w:val="00695028"/>
    <w:rsid w:val="00695643"/>
    <w:rsid w:val="00695761"/>
    <w:rsid w:val="00695CC3"/>
    <w:rsid w:val="00695D0D"/>
    <w:rsid w:val="00695D6F"/>
    <w:rsid w:val="006964A1"/>
    <w:rsid w:val="006966A8"/>
    <w:rsid w:val="006967AD"/>
    <w:rsid w:val="00696848"/>
    <w:rsid w:val="006968D2"/>
    <w:rsid w:val="00696C99"/>
    <w:rsid w:val="00696FF7"/>
    <w:rsid w:val="00697184"/>
    <w:rsid w:val="00697CA3"/>
    <w:rsid w:val="00697CE3"/>
    <w:rsid w:val="00697D2A"/>
    <w:rsid w:val="00697D5A"/>
    <w:rsid w:val="006A014B"/>
    <w:rsid w:val="006A05EF"/>
    <w:rsid w:val="006A07E1"/>
    <w:rsid w:val="006A0BAE"/>
    <w:rsid w:val="006A0DDC"/>
    <w:rsid w:val="006A0F50"/>
    <w:rsid w:val="006A1230"/>
    <w:rsid w:val="006A1739"/>
    <w:rsid w:val="006A1991"/>
    <w:rsid w:val="006A1A25"/>
    <w:rsid w:val="006A1F66"/>
    <w:rsid w:val="006A2179"/>
    <w:rsid w:val="006A245F"/>
    <w:rsid w:val="006A2BD9"/>
    <w:rsid w:val="006A323B"/>
    <w:rsid w:val="006A331E"/>
    <w:rsid w:val="006A35C4"/>
    <w:rsid w:val="006A35ED"/>
    <w:rsid w:val="006A391A"/>
    <w:rsid w:val="006A39A5"/>
    <w:rsid w:val="006A427A"/>
    <w:rsid w:val="006A468B"/>
    <w:rsid w:val="006A4900"/>
    <w:rsid w:val="006A493C"/>
    <w:rsid w:val="006A4ACE"/>
    <w:rsid w:val="006A4DA8"/>
    <w:rsid w:val="006A50B4"/>
    <w:rsid w:val="006A51F7"/>
    <w:rsid w:val="006A526F"/>
    <w:rsid w:val="006A5441"/>
    <w:rsid w:val="006A5765"/>
    <w:rsid w:val="006A578F"/>
    <w:rsid w:val="006A5A17"/>
    <w:rsid w:val="006A5A41"/>
    <w:rsid w:val="006A5A8B"/>
    <w:rsid w:val="006A5E10"/>
    <w:rsid w:val="006A62E9"/>
    <w:rsid w:val="006A63AB"/>
    <w:rsid w:val="006A642B"/>
    <w:rsid w:val="006A657B"/>
    <w:rsid w:val="006A66F8"/>
    <w:rsid w:val="006A6846"/>
    <w:rsid w:val="006A6DB3"/>
    <w:rsid w:val="006A6EA8"/>
    <w:rsid w:val="006A73AA"/>
    <w:rsid w:val="006A762C"/>
    <w:rsid w:val="006A79C7"/>
    <w:rsid w:val="006A7B1F"/>
    <w:rsid w:val="006B02F4"/>
    <w:rsid w:val="006B0562"/>
    <w:rsid w:val="006B0BF3"/>
    <w:rsid w:val="006B1101"/>
    <w:rsid w:val="006B11FD"/>
    <w:rsid w:val="006B187F"/>
    <w:rsid w:val="006B18EE"/>
    <w:rsid w:val="006B1EDC"/>
    <w:rsid w:val="006B1F24"/>
    <w:rsid w:val="006B1F3B"/>
    <w:rsid w:val="006B1FC3"/>
    <w:rsid w:val="006B2129"/>
    <w:rsid w:val="006B2194"/>
    <w:rsid w:val="006B25E6"/>
    <w:rsid w:val="006B25EA"/>
    <w:rsid w:val="006B2DC9"/>
    <w:rsid w:val="006B2FF7"/>
    <w:rsid w:val="006B325E"/>
    <w:rsid w:val="006B3378"/>
    <w:rsid w:val="006B384A"/>
    <w:rsid w:val="006B41C7"/>
    <w:rsid w:val="006B4479"/>
    <w:rsid w:val="006B46B8"/>
    <w:rsid w:val="006B4B64"/>
    <w:rsid w:val="006B4E1A"/>
    <w:rsid w:val="006B5378"/>
    <w:rsid w:val="006B5788"/>
    <w:rsid w:val="006B599D"/>
    <w:rsid w:val="006B59AA"/>
    <w:rsid w:val="006B5D26"/>
    <w:rsid w:val="006B5EA1"/>
    <w:rsid w:val="006B60DA"/>
    <w:rsid w:val="006B6110"/>
    <w:rsid w:val="006B621E"/>
    <w:rsid w:val="006B6321"/>
    <w:rsid w:val="006B6567"/>
    <w:rsid w:val="006B6B22"/>
    <w:rsid w:val="006B7924"/>
    <w:rsid w:val="006B79AA"/>
    <w:rsid w:val="006B7C3C"/>
    <w:rsid w:val="006C0723"/>
    <w:rsid w:val="006C088E"/>
    <w:rsid w:val="006C0941"/>
    <w:rsid w:val="006C0996"/>
    <w:rsid w:val="006C0E47"/>
    <w:rsid w:val="006C11DC"/>
    <w:rsid w:val="006C12C6"/>
    <w:rsid w:val="006C1434"/>
    <w:rsid w:val="006C17AF"/>
    <w:rsid w:val="006C18AD"/>
    <w:rsid w:val="006C1D1D"/>
    <w:rsid w:val="006C1F3B"/>
    <w:rsid w:val="006C1F95"/>
    <w:rsid w:val="006C20B3"/>
    <w:rsid w:val="006C22F6"/>
    <w:rsid w:val="006C246A"/>
    <w:rsid w:val="006C2603"/>
    <w:rsid w:val="006C294B"/>
    <w:rsid w:val="006C2A9F"/>
    <w:rsid w:val="006C2B31"/>
    <w:rsid w:val="006C2C0D"/>
    <w:rsid w:val="006C2D76"/>
    <w:rsid w:val="006C2DAC"/>
    <w:rsid w:val="006C30FB"/>
    <w:rsid w:val="006C33E3"/>
    <w:rsid w:val="006C361B"/>
    <w:rsid w:val="006C38DE"/>
    <w:rsid w:val="006C3CD4"/>
    <w:rsid w:val="006C3D02"/>
    <w:rsid w:val="006C3E38"/>
    <w:rsid w:val="006C41A8"/>
    <w:rsid w:val="006C43B0"/>
    <w:rsid w:val="006C4500"/>
    <w:rsid w:val="006C4F61"/>
    <w:rsid w:val="006C507C"/>
    <w:rsid w:val="006C5658"/>
    <w:rsid w:val="006C5F23"/>
    <w:rsid w:val="006C5FE8"/>
    <w:rsid w:val="006C6297"/>
    <w:rsid w:val="006C630B"/>
    <w:rsid w:val="006C6448"/>
    <w:rsid w:val="006C64E5"/>
    <w:rsid w:val="006C6A93"/>
    <w:rsid w:val="006C6C04"/>
    <w:rsid w:val="006C6C36"/>
    <w:rsid w:val="006C6E43"/>
    <w:rsid w:val="006C7690"/>
    <w:rsid w:val="006C77B1"/>
    <w:rsid w:val="006C7861"/>
    <w:rsid w:val="006C796A"/>
    <w:rsid w:val="006C7B56"/>
    <w:rsid w:val="006C7B90"/>
    <w:rsid w:val="006D031D"/>
    <w:rsid w:val="006D03DE"/>
    <w:rsid w:val="006D04F3"/>
    <w:rsid w:val="006D0737"/>
    <w:rsid w:val="006D08C6"/>
    <w:rsid w:val="006D11FC"/>
    <w:rsid w:val="006D1308"/>
    <w:rsid w:val="006D150E"/>
    <w:rsid w:val="006D1C86"/>
    <w:rsid w:val="006D1D43"/>
    <w:rsid w:val="006D1E82"/>
    <w:rsid w:val="006D1F0A"/>
    <w:rsid w:val="006D1F74"/>
    <w:rsid w:val="006D228D"/>
    <w:rsid w:val="006D2464"/>
    <w:rsid w:val="006D24BD"/>
    <w:rsid w:val="006D27E9"/>
    <w:rsid w:val="006D2B1B"/>
    <w:rsid w:val="006D2BD1"/>
    <w:rsid w:val="006D2F64"/>
    <w:rsid w:val="006D3054"/>
    <w:rsid w:val="006D31D7"/>
    <w:rsid w:val="006D3441"/>
    <w:rsid w:val="006D35F0"/>
    <w:rsid w:val="006D3822"/>
    <w:rsid w:val="006D3AB5"/>
    <w:rsid w:val="006D3C0B"/>
    <w:rsid w:val="006D3EFE"/>
    <w:rsid w:val="006D3F33"/>
    <w:rsid w:val="006D3FE3"/>
    <w:rsid w:val="006D3FE6"/>
    <w:rsid w:val="006D496F"/>
    <w:rsid w:val="006D4A8B"/>
    <w:rsid w:val="006D4B23"/>
    <w:rsid w:val="006D4D92"/>
    <w:rsid w:val="006D5685"/>
    <w:rsid w:val="006D58B6"/>
    <w:rsid w:val="006D5C47"/>
    <w:rsid w:val="006D60EF"/>
    <w:rsid w:val="006D628D"/>
    <w:rsid w:val="006D6306"/>
    <w:rsid w:val="006D6608"/>
    <w:rsid w:val="006D660B"/>
    <w:rsid w:val="006D66C7"/>
    <w:rsid w:val="006D6BDC"/>
    <w:rsid w:val="006D70CE"/>
    <w:rsid w:val="006D7543"/>
    <w:rsid w:val="006D7659"/>
    <w:rsid w:val="006D7760"/>
    <w:rsid w:val="006D7A43"/>
    <w:rsid w:val="006D7C95"/>
    <w:rsid w:val="006D7EF7"/>
    <w:rsid w:val="006D7F9D"/>
    <w:rsid w:val="006E1B38"/>
    <w:rsid w:val="006E1F01"/>
    <w:rsid w:val="006E2454"/>
    <w:rsid w:val="006E2544"/>
    <w:rsid w:val="006E263F"/>
    <w:rsid w:val="006E2952"/>
    <w:rsid w:val="006E3035"/>
    <w:rsid w:val="006E3173"/>
    <w:rsid w:val="006E3306"/>
    <w:rsid w:val="006E3583"/>
    <w:rsid w:val="006E39C1"/>
    <w:rsid w:val="006E3BF1"/>
    <w:rsid w:val="006E4249"/>
    <w:rsid w:val="006E4EEA"/>
    <w:rsid w:val="006E5176"/>
    <w:rsid w:val="006E51B2"/>
    <w:rsid w:val="006E535F"/>
    <w:rsid w:val="006E59ED"/>
    <w:rsid w:val="006E5AFF"/>
    <w:rsid w:val="006E5C07"/>
    <w:rsid w:val="006E5C0B"/>
    <w:rsid w:val="006E5D0B"/>
    <w:rsid w:val="006E635A"/>
    <w:rsid w:val="006E6471"/>
    <w:rsid w:val="006E6FED"/>
    <w:rsid w:val="006E7011"/>
    <w:rsid w:val="006E716C"/>
    <w:rsid w:val="006E753B"/>
    <w:rsid w:val="006E7793"/>
    <w:rsid w:val="006E7896"/>
    <w:rsid w:val="006E7AB0"/>
    <w:rsid w:val="006E7BFE"/>
    <w:rsid w:val="006E7DB5"/>
    <w:rsid w:val="006F00FD"/>
    <w:rsid w:val="006F03CF"/>
    <w:rsid w:val="006F03EB"/>
    <w:rsid w:val="006F0538"/>
    <w:rsid w:val="006F0601"/>
    <w:rsid w:val="006F0CDC"/>
    <w:rsid w:val="006F105D"/>
    <w:rsid w:val="006F110D"/>
    <w:rsid w:val="006F1331"/>
    <w:rsid w:val="006F17BC"/>
    <w:rsid w:val="006F201E"/>
    <w:rsid w:val="006F230B"/>
    <w:rsid w:val="006F2634"/>
    <w:rsid w:val="006F28A4"/>
    <w:rsid w:val="006F2B1F"/>
    <w:rsid w:val="006F2CD7"/>
    <w:rsid w:val="006F2DB1"/>
    <w:rsid w:val="006F2EBC"/>
    <w:rsid w:val="006F302E"/>
    <w:rsid w:val="006F35DA"/>
    <w:rsid w:val="006F3934"/>
    <w:rsid w:val="006F40FC"/>
    <w:rsid w:val="006F477C"/>
    <w:rsid w:val="006F4B61"/>
    <w:rsid w:val="006F4DA7"/>
    <w:rsid w:val="006F4E5D"/>
    <w:rsid w:val="006F4F02"/>
    <w:rsid w:val="006F5032"/>
    <w:rsid w:val="006F5098"/>
    <w:rsid w:val="006F50B4"/>
    <w:rsid w:val="006F50C0"/>
    <w:rsid w:val="006F527D"/>
    <w:rsid w:val="006F52BD"/>
    <w:rsid w:val="006F55CB"/>
    <w:rsid w:val="006F578D"/>
    <w:rsid w:val="006F583D"/>
    <w:rsid w:val="006F5905"/>
    <w:rsid w:val="006F5E8A"/>
    <w:rsid w:val="006F5F9E"/>
    <w:rsid w:val="006F6032"/>
    <w:rsid w:val="006F607D"/>
    <w:rsid w:val="006F6096"/>
    <w:rsid w:val="006F6414"/>
    <w:rsid w:val="006F64E5"/>
    <w:rsid w:val="006F651D"/>
    <w:rsid w:val="006F677E"/>
    <w:rsid w:val="006F689B"/>
    <w:rsid w:val="006F6B82"/>
    <w:rsid w:val="006F6D02"/>
    <w:rsid w:val="006F6EBF"/>
    <w:rsid w:val="006F72C0"/>
    <w:rsid w:val="006F7A0B"/>
    <w:rsid w:val="006F7CEE"/>
    <w:rsid w:val="006F7E40"/>
    <w:rsid w:val="006F7EA9"/>
    <w:rsid w:val="006F7F5F"/>
    <w:rsid w:val="00700049"/>
    <w:rsid w:val="00700326"/>
    <w:rsid w:val="00700493"/>
    <w:rsid w:val="007005E0"/>
    <w:rsid w:val="0070062E"/>
    <w:rsid w:val="007006F1"/>
    <w:rsid w:val="00700713"/>
    <w:rsid w:val="0070084D"/>
    <w:rsid w:val="007008C6"/>
    <w:rsid w:val="007008F9"/>
    <w:rsid w:val="00700B1C"/>
    <w:rsid w:val="00700EAB"/>
    <w:rsid w:val="00700FC0"/>
    <w:rsid w:val="0070100A"/>
    <w:rsid w:val="0070145A"/>
    <w:rsid w:val="0070146F"/>
    <w:rsid w:val="0070153E"/>
    <w:rsid w:val="00701DC8"/>
    <w:rsid w:val="0070211B"/>
    <w:rsid w:val="00702272"/>
    <w:rsid w:val="007022C5"/>
    <w:rsid w:val="0070274E"/>
    <w:rsid w:val="00702E41"/>
    <w:rsid w:val="00702EC9"/>
    <w:rsid w:val="0070323F"/>
    <w:rsid w:val="0070338D"/>
    <w:rsid w:val="007034ED"/>
    <w:rsid w:val="007035D0"/>
    <w:rsid w:val="00703A89"/>
    <w:rsid w:val="00704183"/>
    <w:rsid w:val="00704299"/>
    <w:rsid w:val="00704307"/>
    <w:rsid w:val="007049DD"/>
    <w:rsid w:val="00704B62"/>
    <w:rsid w:val="00704C2D"/>
    <w:rsid w:val="00704C3D"/>
    <w:rsid w:val="00704C73"/>
    <w:rsid w:val="00704E31"/>
    <w:rsid w:val="00704ECC"/>
    <w:rsid w:val="007053B6"/>
    <w:rsid w:val="00705514"/>
    <w:rsid w:val="00705854"/>
    <w:rsid w:val="00705892"/>
    <w:rsid w:val="00705894"/>
    <w:rsid w:val="007059C0"/>
    <w:rsid w:val="00705DA7"/>
    <w:rsid w:val="00705EDC"/>
    <w:rsid w:val="007065AB"/>
    <w:rsid w:val="00706E1D"/>
    <w:rsid w:val="007070B6"/>
    <w:rsid w:val="0070743B"/>
    <w:rsid w:val="007074F7"/>
    <w:rsid w:val="007075B6"/>
    <w:rsid w:val="00707650"/>
    <w:rsid w:val="007076CA"/>
    <w:rsid w:val="0070777C"/>
    <w:rsid w:val="0070783C"/>
    <w:rsid w:val="00707FF7"/>
    <w:rsid w:val="00710079"/>
    <w:rsid w:val="007101D4"/>
    <w:rsid w:val="00710224"/>
    <w:rsid w:val="00710347"/>
    <w:rsid w:val="007103A7"/>
    <w:rsid w:val="00710715"/>
    <w:rsid w:val="00710B5A"/>
    <w:rsid w:val="00710BA3"/>
    <w:rsid w:val="00710C1E"/>
    <w:rsid w:val="00711641"/>
    <w:rsid w:val="007118BA"/>
    <w:rsid w:val="00711A6D"/>
    <w:rsid w:val="00711D90"/>
    <w:rsid w:val="00711DAD"/>
    <w:rsid w:val="00711E43"/>
    <w:rsid w:val="007120F4"/>
    <w:rsid w:val="00712B05"/>
    <w:rsid w:val="00712BB8"/>
    <w:rsid w:val="00712D31"/>
    <w:rsid w:val="0071323E"/>
    <w:rsid w:val="007136DA"/>
    <w:rsid w:val="00713C3D"/>
    <w:rsid w:val="00713F84"/>
    <w:rsid w:val="00713FAA"/>
    <w:rsid w:val="00714247"/>
    <w:rsid w:val="0071437A"/>
    <w:rsid w:val="0071462A"/>
    <w:rsid w:val="007147DF"/>
    <w:rsid w:val="00714A2E"/>
    <w:rsid w:val="00714BAA"/>
    <w:rsid w:val="00714BD1"/>
    <w:rsid w:val="00714F2A"/>
    <w:rsid w:val="0071520F"/>
    <w:rsid w:val="0071530A"/>
    <w:rsid w:val="00715358"/>
    <w:rsid w:val="007156F2"/>
    <w:rsid w:val="00715733"/>
    <w:rsid w:val="007158E2"/>
    <w:rsid w:val="007159D4"/>
    <w:rsid w:val="00715DDF"/>
    <w:rsid w:val="00715F22"/>
    <w:rsid w:val="00715FD8"/>
    <w:rsid w:val="0071678E"/>
    <w:rsid w:val="007168D0"/>
    <w:rsid w:val="00716AB4"/>
    <w:rsid w:val="00716AC0"/>
    <w:rsid w:val="00716C66"/>
    <w:rsid w:val="00717002"/>
    <w:rsid w:val="007177AA"/>
    <w:rsid w:val="007177F3"/>
    <w:rsid w:val="0071794C"/>
    <w:rsid w:val="00717974"/>
    <w:rsid w:val="00717A31"/>
    <w:rsid w:val="00717D8B"/>
    <w:rsid w:val="00720072"/>
    <w:rsid w:val="007202BE"/>
    <w:rsid w:val="007202E3"/>
    <w:rsid w:val="0072060A"/>
    <w:rsid w:val="007207A1"/>
    <w:rsid w:val="007208EB"/>
    <w:rsid w:val="00720983"/>
    <w:rsid w:val="00720AC9"/>
    <w:rsid w:val="00720BFF"/>
    <w:rsid w:val="00720E69"/>
    <w:rsid w:val="00720FF1"/>
    <w:rsid w:val="007210AB"/>
    <w:rsid w:val="007211B1"/>
    <w:rsid w:val="00721424"/>
    <w:rsid w:val="007215D5"/>
    <w:rsid w:val="00722213"/>
    <w:rsid w:val="0072232D"/>
    <w:rsid w:val="007224F8"/>
    <w:rsid w:val="00722682"/>
    <w:rsid w:val="007227F0"/>
    <w:rsid w:val="007228A3"/>
    <w:rsid w:val="007229DF"/>
    <w:rsid w:val="00722A21"/>
    <w:rsid w:val="00722B70"/>
    <w:rsid w:val="00722C54"/>
    <w:rsid w:val="00723130"/>
    <w:rsid w:val="00723404"/>
    <w:rsid w:val="007237E5"/>
    <w:rsid w:val="00723AAF"/>
    <w:rsid w:val="00723AD0"/>
    <w:rsid w:val="00723BCE"/>
    <w:rsid w:val="00723EA1"/>
    <w:rsid w:val="00724366"/>
    <w:rsid w:val="00724432"/>
    <w:rsid w:val="00724A57"/>
    <w:rsid w:val="00724B14"/>
    <w:rsid w:val="00724D40"/>
    <w:rsid w:val="00724E8A"/>
    <w:rsid w:val="00724FA2"/>
    <w:rsid w:val="00725006"/>
    <w:rsid w:val="007251AC"/>
    <w:rsid w:val="007251D5"/>
    <w:rsid w:val="007251F0"/>
    <w:rsid w:val="00725208"/>
    <w:rsid w:val="00725445"/>
    <w:rsid w:val="007257C9"/>
    <w:rsid w:val="00725998"/>
    <w:rsid w:val="00725AAB"/>
    <w:rsid w:val="00725B32"/>
    <w:rsid w:val="00725C75"/>
    <w:rsid w:val="00725C98"/>
    <w:rsid w:val="00725F0D"/>
    <w:rsid w:val="00725F58"/>
    <w:rsid w:val="00725FFD"/>
    <w:rsid w:val="00726148"/>
    <w:rsid w:val="007262D4"/>
    <w:rsid w:val="00726427"/>
    <w:rsid w:val="00726555"/>
    <w:rsid w:val="00726574"/>
    <w:rsid w:val="0072667F"/>
    <w:rsid w:val="0072679E"/>
    <w:rsid w:val="007267A6"/>
    <w:rsid w:val="007268CE"/>
    <w:rsid w:val="00726A05"/>
    <w:rsid w:val="00726BA4"/>
    <w:rsid w:val="00726BE2"/>
    <w:rsid w:val="00726BFB"/>
    <w:rsid w:val="00727173"/>
    <w:rsid w:val="007273F8"/>
    <w:rsid w:val="007279D6"/>
    <w:rsid w:val="00727CA1"/>
    <w:rsid w:val="00727E98"/>
    <w:rsid w:val="00727F12"/>
    <w:rsid w:val="00730242"/>
    <w:rsid w:val="00730879"/>
    <w:rsid w:val="007308FA"/>
    <w:rsid w:val="00730A0A"/>
    <w:rsid w:val="00730B25"/>
    <w:rsid w:val="00730DC4"/>
    <w:rsid w:val="00730F97"/>
    <w:rsid w:val="00730FAD"/>
    <w:rsid w:val="00730FCE"/>
    <w:rsid w:val="00731126"/>
    <w:rsid w:val="00731592"/>
    <w:rsid w:val="00731725"/>
    <w:rsid w:val="0073182D"/>
    <w:rsid w:val="007318FB"/>
    <w:rsid w:val="00731A4F"/>
    <w:rsid w:val="00731BD1"/>
    <w:rsid w:val="00731DEA"/>
    <w:rsid w:val="00731F10"/>
    <w:rsid w:val="007321D8"/>
    <w:rsid w:val="00732CF7"/>
    <w:rsid w:val="007330E9"/>
    <w:rsid w:val="0073373F"/>
    <w:rsid w:val="0073393A"/>
    <w:rsid w:val="007339BD"/>
    <w:rsid w:val="00733A7D"/>
    <w:rsid w:val="007341EE"/>
    <w:rsid w:val="0073438D"/>
    <w:rsid w:val="00734568"/>
    <w:rsid w:val="00734783"/>
    <w:rsid w:val="0073489B"/>
    <w:rsid w:val="00734A91"/>
    <w:rsid w:val="00734C96"/>
    <w:rsid w:val="00734D44"/>
    <w:rsid w:val="0073501C"/>
    <w:rsid w:val="007350E4"/>
    <w:rsid w:val="0073512E"/>
    <w:rsid w:val="007354D2"/>
    <w:rsid w:val="007358D4"/>
    <w:rsid w:val="00735954"/>
    <w:rsid w:val="00735A85"/>
    <w:rsid w:val="00735F39"/>
    <w:rsid w:val="007360F9"/>
    <w:rsid w:val="007362FB"/>
    <w:rsid w:val="00736662"/>
    <w:rsid w:val="007368B3"/>
    <w:rsid w:val="0073690B"/>
    <w:rsid w:val="00736960"/>
    <w:rsid w:val="00736FEA"/>
    <w:rsid w:val="007371DD"/>
    <w:rsid w:val="00737AF7"/>
    <w:rsid w:val="00737F6B"/>
    <w:rsid w:val="00737FAD"/>
    <w:rsid w:val="0074008C"/>
    <w:rsid w:val="0074030D"/>
    <w:rsid w:val="00740397"/>
    <w:rsid w:val="00740847"/>
    <w:rsid w:val="00740899"/>
    <w:rsid w:val="00740DB9"/>
    <w:rsid w:val="007411A0"/>
    <w:rsid w:val="007411CC"/>
    <w:rsid w:val="007411F6"/>
    <w:rsid w:val="00741399"/>
    <w:rsid w:val="007414BD"/>
    <w:rsid w:val="00741597"/>
    <w:rsid w:val="007416B4"/>
    <w:rsid w:val="007416F7"/>
    <w:rsid w:val="00741892"/>
    <w:rsid w:val="007424D1"/>
    <w:rsid w:val="0074250B"/>
    <w:rsid w:val="00742C3A"/>
    <w:rsid w:val="00742D44"/>
    <w:rsid w:val="00742DA3"/>
    <w:rsid w:val="00742E21"/>
    <w:rsid w:val="00742E92"/>
    <w:rsid w:val="00743354"/>
    <w:rsid w:val="007434AA"/>
    <w:rsid w:val="00743EC6"/>
    <w:rsid w:val="00743EE8"/>
    <w:rsid w:val="00744061"/>
    <w:rsid w:val="00744094"/>
    <w:rsid w:val="00744521"/>
    <w:rsid w:val="00744862"/>
    <w:rsid w:val="00744C5C"/>
    <w:rsid w:val="00744C70"/>
    <w:rsid w:val="00744F18"/>
    <w:rsid w:val="00744F79"/>
    <w:rsid w:val="007457A4"/>
    <w:rsid w:val="00745854"/>
    <w:rsid w:val="0074591D"/>
    <w:rsid w:val="00745AB8"/>
    <w:rsid w:val="00745BCF"/>
    <w:rsid w:val="00745C36"/>
    <w:rsid w:val="00745E23"/>
    <w:rsid w:val="00745E75"/>
    <w:rsid w:val="00745E9A"/>
    <w:rsid w:val="00746093"/>
    <w:rsid w:val="007461DF"/>
    <w:rsid w:val="007463E1"/>
    <w:rsid w:val="0074650A"/>
    <w:rsid w:val="007465B9"/>
    <w:rsid w:val="00746A5E"/>
    <w:rsid w:val="00746C54"/>
    <w:rsid w:val="00746D59"/>
    <w:rsid w:val="007473F8"/>
    <w:rsid w:val="00747A8E"/>
    <w:rsid w:val="00750803"/>
    <w:rsid w:val="007508B9"/>
    <w:rsid w:val="00750B29"/>
    <w:rsid w:val="00751083"/>
    <w:rsid w:val="0075141B"/>
    <w:rsid w:val="00751793"/>
    <w:rsid w:val="007518D1"/>
    <w:rsid w:val="00751A19"/>
    <w:rsid w:val="00751B10"/>
    <w:rsid w:val="00751BC5"/>
    <w:rsid w:val="00752265"/>
    <w:rsid w:val="007525F4"/>
    <w:rsid w:val="0075262B"/>
    <w:rsid w:val="00752E51"/>
    <w:rsid w:val="00752FE8"/>
    <w:rsid w:val="007531E6"/>
    <w:rsid w:val="0075332C"/>
    <w:rsid w:val="00753529"/>
    <w:rsid w:val="007535D5"/>
    <w:rsid w:val="00753ACB"/>
    <w:rsid w:val="00753B56"/>
    <w:rsid w:val="00754B0A"/>
    <w:rsid w:val="00754C74"/>
    <w:rsid w:val="00754CEC"/>
    <w:rsid w:val="00754E32"/>
    <w:rsid w:val="00754EA2"/>
    <w:rsid w:val="00754ECB"/>
    <w:rsid w:val="00754F61"/>
    <w:rsid w:val="00755011"/>
    <w:rsid w:val="00755041"/>
    <w:rsid w:val="00755153"/>
    <w:rsid w:val="00755214"/>
    <w:rsid w:val="00755257"/>
    <w:rsid w:val="0075619F"/>
    <w:rsid w:val="007568E2"/>
    <w:rsid w:val="00756AE3"/>
    <w:rsid w:val="00756BA5"/>
    <w:rsid w:val="00756BD4"/>
    <w:rsid w:val="00756C5C"/>
    <w:rsid w:val="00756E56"/>
    <w:rsid w:val="0075705C"/>
    <w:rsid w:val="007575C7"/>
    <w:rsid w:val="00757800"/>
    <w:rsid w:val="00757AE1"/>
    <w:rsid w:val="00757F24"/>
    <w:rsid w:val="00757F83"/>
    <w:rsid w:val="007600CA"/>
    <w:rsid w:val="007602CC"/>
    <w:rsid w:val="0076099D"/>
    <w:rsid w:val="00760C27"/>
    <w:rsid w:val="00760CBA"/>
    <w:rsid w:val="00760DAE"/>
    <w:rsid w:val="00760F58"/>
    <w:rsid w:val="00761512"/>
    <w:rsid w:val="007616F3"/>
    <w:rsid w:val="00761721"/>
    <w:rsid w:val="00761843"/>
    <w:rsid w:val="00761CDB"/>
    <w:rsid w:val="00761D97"/>
    <w:rsid w:val="00761DD2"/>
    <w:rsid w:val="00761DE4"/>
    <w:rsid w:val="00761E84"/>
    <w:rsid w:val="00761EC7"/>
    <w:rsid w:val="00761F92"/>
    <w:rsid w:val="00762586"/>
    <w:rsid w:val="007626ED"/>
    <w:rsid w:val="00762744"/>
    <w:rsid w:val="007627C0"/>
    <w:rsid w:val="00762879"/>
    <w:rsid w:val="00762BD2"/>
    <w:rsid w:val="00762E12"/>
    <w:rsid w:val="00762E54"/>
    <w:rsid w:val="00762EB8"/>
    <w:rsid w:val="00763160"/>
    <w:rsid w:val="00763243"/>
    <w:rsid w:val="007634E2"/>
    <w:rsid w:val="00763AA0"/>
    <w:rsid w:val="00763B00"/>
    <w:rsid w:val="00763EBB"/>
    <w:rsid w:val="00764080"/>
    <w:rsid w:val="00764202"/>
    <w:rsid w:val="00764216"/>
    <w:rsid w:val="00764333"/>
    <w:rsid w:val="007645A9"/>
    <w:rsid w:val="00764B5D"/>
    <w:rsid w:val="00764E11"/>
    <w:rsid w:val="00764F34"/>
    <w:rsid w:val="00764F8A"/>
    <w:rsid w:val="0076503D"/>
    <w:rsid w:val="00765210"/>
    <w:rsid w:val="0076533B"/>
    <w:rsid w:val="00765CB6"/>
    <w:rsid w:val="007660F0"/>
    <w:rsid w:val="00766595"/>
    <w:rsid w:val="007668F7"/>
    <w:rsid w:val="00766AEB"/>
    <w:rsid w:val="00766E8F"/>
    <w:rsid w:val="0076706F"/>
    <w:rsid w:val="00767250"/>
    <w:rsid w:val="00767530"/>
    <w:rsid w:val="0076797A"/>
    <w:rsid w:val="0076797F"/>
    <w:rsid w:val="00767A32"/>
    <w:rsid w:val="00767A3C"/>
    <w:rsid w:val="00767ABF"/>
    <w:rsid w:val="00767E78"/>
    <w:rsid w:val="00767FEE"/>
    <w:rsid w:val="00770634"/>
    <w:rsid w:val="00770657"/>
    <w:rsid w:val="00770670"/>
    <w:rsid w:val="00770762"/>
    <w:rsid w:val="00770789"/>
    <w:rsid w:val="00770B51"/>
    <w:rsid w:val="00770EDD"/>
    <w:rsid w:val="00771046"/>
    <w:rsid w:val="0077122D"/>
    <w:rsid w:val="007715C9"/>
    <w:rsid w:val="007716CC"/>
    <w:rsid w:val="007716FA"/>
    <w:rsid w:val="00771AEE"/>
    <w:rsid w:val="00771B55"/>
    <w:rsid w:val="00771DA1"/>
    <w:rsid w:val="00771DB8"/>
    <w:rsid w:val="00771EF8"/>
    <w:rsid w:val="00772601"/>
    <w:rsid w:val="0077261E"/>
    <w:rsid w:val="00772886"/>
    <w:rsid w:val="0077290B"/>
    <w:rsid w:val="0077293F"/>
    <w:rsid w:val="007732CD"/>
    <w:rsid w:val="0077332E"/>
    <w:rsid w:val="0077344A"/>
    <w:rsid w:val="0077356F"/>
    <w:rsid w:val="007739F1"/>
    <w:rsid w:val="007740BB"/>
    <w:rsid w:val="00774137"/>
    <w:rsid w:val="00774204"/>
    <w:rsid w:val="00774758"/>
    <w:rsid w:val="00776261"/>
    <w:rsid w:val="0077634F"/>
    <w:rsid w:val="007764C9"/>
    <w:rsid w:val="00776C26"/>
    <w:rsid w:val="00776F42"/>
    <w:rsid w:val="0077755E"/>
    <w:rsid w:val="00777695"/>
    <w:rsid w:val="00777DF0"/>
    <w:rsid w:val="00780484"/>
    <w:rsid w:val="0078054D"/>
    <w:rsid w:val="0078084A"/>
    <w:rsid w:val="00780B3B"/>
    <w:rsid w:val="00780C6D"/>
    <w:rsid w:val="00780DD4"/>
    <w:rsid w:val="00781173"/>
    <w:rsid w:val="00781638"/>
    <w:rsid w:val="0078166A"/>
    <w:rsid w:val="0078173A"/>
    <w:rsid w:val="00781858"/>
    <w:rsid w:val="007818A5"/>
    <w:rsid w:val="007818CE"/>
    <w:rsid w:val="0078216C"/>
    <w:rsid w:val="0078221F"/>
    <w:rsid w:val="00782275"/>
    <w:rsid w:val="007822E5"/>
    <w:rsid w:val="0078237C"/>
    <w:rsid w:val="0078252B"/>
    <w:rsid w:val="00782A84"/>
    <w:rsid w:val="00782BF2"/>
    <w:rsid w:val="00782CC7"/>
    <w:rsid w:val="0078305D"/>
    <w:rsid w:val="0078309B"/>
    <w:rsid w:val="007836E1"/>
    <w:rsid w:val="007839C4"/>
    <w:rsid w:val="00783C96"/>
    <w:rsid w:val="00783E67"/>
    <w:rsid w:val="00784040"/>
    <w:rsid w:val="00784109"/>
    <w:rsid w:val="007842F3"/>
    <w:rsid w:val="00784617"/>
    <w:rsid w:val="007846BB"/>
    <w:rsid w:val="00784BBA"/>
    <w:rsid w:val="00784EC2"/>
    <w:rsid w:val="00785104"/>
    <w:rsid w:val="007854BB"/>
    <w:rsid w:val="00785D0C"/>
    <w:rsid w:val="00785FE2"/>
    <w:rsid w:val="007868BF"/>
    <w:rsid w:val="00786B0C"/>
    <w:rsid w:val="00786B0E"/>
    <w:rsid w:val="00786B8B"/>
    <w:rsid w:val="00786CF6"/>
    <w:rsid w:val="00786DA5"/>
    <w:rsid w:val="00786EDD"/>
    <w:rsid w:val="0078744C"/>
    <w:rsid w:val="0078751C"/>
    <w:rsid w:val="00787A57"/>
    <w:rsid w:val="00787AB6"/>
    <w:rsid w:val="00787E06"/>
    <w:rsid w:val="00787E74"/>
    <w:rsid w:val="00787F6F"/>
    <w:rsid w:val="00787FDD"/>
    <w:rsid w:val="0079009D"/>
    <w:rsid w:val="00790255"/>
    <w:rsid w:val="007903F8"/>
    <w:rsid w:val="00790531"/>
    <w:rsid w:val="007909B3"/>
    <w:rsid w:val="00790ACA"/>
    <w:rsid w:val="00791045"/>
    <w:rsid w:val="0079107D"/>
    <w:rsid w:val="007915DD"/>
    <w:rsid w:val="0079164B"/>
    <w:rsid w:val="007918DD"/>
    <w:rsid w:val="00791C2A"/>
    <w:rsid w:val="00791E59"/>
    <w:rsid w:val="00792372"/>
    <w:rsid w:val="00792604"/>
    <w:rsid w:val="0079295B"/>
    <w:rsid w:val="00793185"/>
    <w:rsid w:val="00793310"/>
    <w:rsid w:val="007934CD"/>
    <w:rsid w:val="00793764"/>
    <w:rsid w:val="00793CBC"/>
    <w:rsid w:val="00793CFE"/>
    <w:rsid w:val="00793FDD"/>
    <w:rsid w:val="00794AD5"/>
    <w:rsid w:val="00794C56"/>
    <w:rsid w:val="00794C70"/>
    <w:rsid w:val="00794FA4"/>
    <w:rsid w:val="007950AC"/>
    <w:rsid w:val="0079511D"/>
    <w:rsid w:val="007952AB"/>
    <w:rsid w:val="00795350"/>
    <w:rsid w:val="0079625E"/>
    <w:rsid w:val="0079675C"/>
    <w:rsid w:val="007968CA"/>
    <w:rsid w:val="00796D30"/>
    <w:rsid w:val="00797121"/>
    <w:rsid w:val="0079722A"/>
    <w:rsid w:val="00797AAC"/>
    <w:rsid w:val="00797CE6"/>
    <w:rsid w:val="00797EB9"/>
    <w:rsid w:val="00797F5B"/>
    <w:rsid w:val="00797FB2"/>
    <w:rsid w:val="007A001E"/>
    <w:rsid w:val="007A026A"/>
    <w:rsid w:val="007A03FA"/>
    <w:rsid w:val="007A0CCF"/>
    <w:rsid w:val="007A112A"/>
    <w:rsid w:val="007A125A"/>
    <w:rsid w:val="007A12B5"/>
    <w:rsid w:val="007A1507"/>
    <w:rsid w:val="007A19D7"/>
    <w:rsid w:val="007A1BD7"/>
    <w:rsid w:val="007A1CCD"/>
    <w:rsid w:val="007A1DA4"/>
    <w:rsid w:val="007A1DBB"/>
    <w:rsid w:val="007A1DBE"/>
    <w:rsid w:val="007A2333"/>
    <w:rsid w:val="007A2564"/>
    <w:rsid w:val="007A3579"/>
    <w:rsid w:val="007A4115"/>
    <w:rsid w:val="007A457A"/>
    <w:rsid w:val="007A497C"/>
    <w:rsid w:val="007A49BA"/>
    <w:rsid w:val="007A4B85"/>
    <w:rsid w:val="007A4BF0"/>
    <w:rsid w:val="007A4D5C"/>
    <w:rsid w:val="007A4FB4"/>
    <w:rsid w:val="007A53E3"/>
    <w:rsid w:val="007A54C4"/>
    <w:rsid w:val="007A58BE"/>
    <w:rsid w:val="007A59A5"/>
    <w:rsid w:val="007A5CD4"/>
    <w:rsid w:val="007A64DB"/>
    <w:rsid w:val="007A7103"/>
    <w:rsid w:val="007A7229"/>
    <w:rsid w:val="007A72A9"/>
    <w:rsid w:val="007A7881"/>
    <w:rsid w:val="007A7AEC"/>
    <w:rsid w:val="007A7C3A"/>
    <w:rsid w:val="007A7E00"/>
    <w:rsid w:val="007B0146"/>
    <w:rsid w:val="007B07BC"/>
    <w:rsid w:val="007B080C"/>
    <w:rsid w:val="007B0875"/>
    <w:rsid w:val="007B08AC"/>
    <w:rsid w:val="007B08C7"/>
    <w:rsid w:val="007B0A06"/>
    <w:rsid w:val="007B0FB4"/>
    <w:rsid w:val="007B103C"/>
    <w:rsid w:val="007B113A"/>
    <w:rsid w:val="007B1172"/>
    <w:rsid w:val="007B1260"/>
    <w:rsid w:val="007B127E"/>
    <w:rsid w:val="007B12D4"/>
    <w:rsid w:val="007B15A6"/>
    <w:rsid w:val="007B1678"/>
    <w:rsid w:val="007B18EC"/>
    <w:rsid w:val="007B19A1"/>
    <w:rsid w:val="007B1AD2"/>
    <w:rsid w:val="007B1B9E"/>
    <w:rsid w:val="007B1C62"/>
    <w:rsid w:val="007B1CDB"/>
    <w:rsid w:val="007B20D1"/>
    <w:rsid w:val="007B25D3"/>
    <w:rsid w:val="007B29B8"/>
    <w:rsid w:val="007B2B7C"/>
    <w:rsid w:val="007B2D60"/>
    <w:rsid w:val="007B2F64"/>
    <w:rsid w:val="007B3177"/>
    <w:rsid w:val="007B31CA"/>
    <w:rsid w:val="007B3431"/>
    <w:rsid w:val="007B3433"/>
    <w:rsid w:val="007B39AF"/>
    <w:rsid w:val="007B3CBF"/>
    <w:rsid w:val="007B3E1D"/>
    <w:rsid w:val="007B3E57"/>
    <w:rsid w:val="007B40C1"/>
    <w:rsid w:val="007B42BF"/>
    <w:rsid w:val="007B436D"/>
    <w:rsid w:val="007B465B"/>
    <w:rsid w:val="007B4A55"/>
    <w:rsid w:val="007B4D07"/>
    <w:rsid w:val="007B4D11"/>
    <w:rsid w:val="007B5274"/>
    <w:rsid w:val="007B52DA"/>
    <w:rsid w:val="007B5696"/>
    <w:rsid w:val="007B5B3E"/>
    <w:rsid w:val="007B5DB7"/>
    <w:rsid w:val="007B5E92"/>
    <w:rsid w:val="007B6919"/>
    <w:rsid w:val="007B6AF1"/>
    <w:rsid w:val="007B6B6E"/>
    <w:rsid w:val="007B6C5A"/>
    <w:rsid w:val="007B774E"/>
    <w:rsid w:val="007B777E"/>
    <w:rsid w:val="007B77C3"/>
    <w:rsid w:val="007B7A5F"/>
    <w:rsid w:val="007B7B10"/>
    <w:rsid w:val="007B7D53"/>
    <w:rsid w:val="007B7F77"/>
    <w:rsid w:val="007C026B"/>
    <w:rsid w:val="007C082E"/>
    <w:rsid w:val="007C0909"/>
    <w:rsid w:val="007C1058"/>
    <w:rsid w:val="007C11EE"/>
    <w:rsid w:val="007C1294"/>
    <w:rsid w:val="007C1418"/>
    <w:rsid w:val="007C1A08"/>
    <w:rsid w:val="007C1E1B"/>
    <w:rsid w:val="007C1E82"/>
    <w:rsid w:val="007C204E"/>
    <w:rsid w:val="007C23FC"/>
    <w:rsid w:val="007C27B9"/>
    <w:rsid w:val="007C29E4"/>
    <w:rsid w:val="007C2CB7"/>
    <w:rsid w:val="007C2EE9"/>
    <w:rsid w:val="007C2F7F"/>
    <w:rsid w:val="007C302B"/>
    <w:rsid w:val="007C308D"/>
    <w:rsid w:val="007C32AB"/>
    <w:rsid w:val="007C3506"/>
    <w:rsid w:val="007C382F"/>
    <w:rsid w:val="007C3912"/>
    <w:rsid w:val="007C4048"/>
    <w:rsid w:val="007C4091"/>
    <w:rsid w:val="007C454B"/>
    <w:rsid w:val="007C4650"/>
    <w:rsid w:val="007C4829"/>
    <w:rsid w:val="007C4852"/>
    <w:rsid w:val="007C492C"/>
    <w:rsid w:val="007C49BF"/>
    <w:rsid w:val="007C4D3D"/>
    <w:rsid w:val="007C4FE7"/>
    <w:rsid w:val="007C545C"/>
    <w:rsid w:val="007C5583"/>
    <w:rsid w:val="007C5A91"/>
    <w:rsid w:val="007C5ACE"/>
    <w:rsid w:val="007C63B3"/>
    <w:rsid w:val="007C656F"/>
    <w:rsid w:val="007C67B8"/>
    <w:rsid w:val="007C6B3C"/>
    <w:rsid w:val="007C6C15"/>
    <w:rsid w:val="007C70BB"/>
    <w:rsid w:val="007C72EF"/>
    <w:rsid w:val="007C733D"/>
    <w:rsid w:val="007C7407"/>
    <w:rsid w:val="007C787E"/>
    <w:rsid w:val="007C7BE4"/>
    <w:rsid w:val="007D021D"/>
    <w:rsid w:val="007D029A"/>
    <w:rsid w:val="007D041C"/>
    <w:rsid w:val="007D0583"/>
    <w:rsid w:val="007D061F"/>
    <w:rsid w:val="007D0819"/>
    <w:rsid w:val="007D0983"/>
    <w:rsid w:val="007D0D10"/>
    <w:rsid w:val="007D10D6"/>
    <w:rsid w:val="007D12C9"/>
    <w:rsid w:val="007D171C"/>
    <w:rsid w:val="007D17E7"/>
    <w:rsid w:val="007D1DA9"/>
    <w:rsid w:val="007D1E3D"/>
    <w:rsid w:val="007D1EF8"/>
    <w:rsid w:val="007D2378"/>
    <w:rsid w:val="007D245A"/>
    <w:rsid w:val="007D25F0"/>
    <w:rsid w:val="007D29AE"/>
    <w:rsid w:val="007D2D30"/>
    <w:rsid w:val="007D321E"/>
    <w:rsid w:val="007D3736"/>
    <w:rsid w:val="007D381B"/>
    <w:rsid w:val="007D384E"/>
    <w:rsid w:val="007D3A0A"/>
    <w:rsid w:val="007D3C0F"/>
    <w:rsid w:val="007D3DB4"/>
    <w:rsid w:val="007D460B"/>
    <w:rsid w:val="007D48D9"/>
    <w:rsid w:val="007D4CC7"/>
    <w:rsid w:val="007D4DF8"/>
    <w:rsid w:val="007D4EAB"/>
    <w:rsid w:val="007D50DA"/>
    <w:rsid w:val="007D5360"/>
    <w:rsid w:val="007D5487"/>
    <w:rsid w:val="007D57DC"/>
    <w:rsid w:val="007D5BC0"/>
    <w:rsid w:val="007D6007"/>
    <w:rsid w:val="007D629E"/>
    <w:rsid w:val="007D6351"/>
    <w:rsid w:val="007D6406"/>
    <w:rsid w:val="007D641A"/>
    <w:rsid w:val="007D6828"/>
    <w:rsid w:val="007D68D4"/>
    <w:rsid w:val="007D6B90"/>
    <w:rsid w:val="007D6DCE"/>
    <w:rsid w:val="007D6F07"/>
    <w:rsid w:val="007D7517"/>
    <w:rsid w:val="007D7874"/>
    <w:rsid w:val="007D7CB6"/>
    <w:rsid w:val="007D7F45"/>
    <w:rsid w:val="007E050A"/>
    <w:rsid w:val="007E05A5"/>
    <w:rsid w:val="007E0693"/>
    <w:rsid w:val="007E09D0"/>
    <w:rsid w:val="007E0E11"/>
    <w:rsid w:val="007E11CF"/>
    <w:rsid w:val="007E11DA"/>
    <w:rsid w:val="007E1533"/>
    <w:rsid w:val="007E1670"/>
    <w:rsid w:val="007E17BB"/>
    <w:rsid w:val="007E1DD7"/>
    <w:rsid w:val="007E244C"/>
    <w:rsid w:val="007E2499"/>
    <w:rsid w:val="007E260E"/>
    <w:rsid w:val="007E272A"/>
    <w:rsid w:val="007E3527"/>
    <w:rsid w:val="007E3B6D"/>
    <w:rsid w:val="007E3BB0"/>
    <w:rsid w:val="007E3E40"/>
    <w:rsid w:val="007E4080"/>
    <w:rsid w:val="007E434C"/>
    <w:rsid w:val="007E4393"/>
    <w:rsid w:val="007E4406"/>
    <w:rsid w:val="007E480E"/>
    <w:rsid w:val="007E5148"/>
    <w:rsid w:val="007E52F7"/>
    <w:rsid w:val="007E5362"/>
    <w:rsid w:val="007E55CE"/>
    <w:rsid w:val="007E5A93"/>
    <w:rsid w:val="007E5C13"/>
    <w:rsid w:val="007E5CB4"/>
    <w:rsid w:val="007E5EAA"/>
    <w:rsid w:val="007E5FCD"/>
    <w:rsid w:val="007E6520"/>
    <w:rsid w:val="007E69CB"/>
    <w:rsid w:val="007E6AC8"/>
    <w:rsid w:val="007E7003"/>
    <w:rsid w:val="007E7066"/>
    <w:rsid w:val="007E7111"/>
    <w:rsid w:val="007E757B"/>
    <w:rsid w:val="007E776C"/>
    <w:rsid w:val="007E7863"/>
    <w:rsid w:val="007E78DF"/>
    <w:rsid w:val="007E7C43"/>
    <w:rsid w:val="007E7D4D"/>
    <w:rsid w:val="007E7FD7"/>
    <w:rsid w:val="007F0104"/>
    <w:rsid w:val="007F0BED"/>
    <w:rsid w:val="007F0F0D"/>
    <w:rsid w:val="007F147A"/>
    <w:rsid w:val="007F1970"/>
    <w:rsid w:val="007F198D"/>
    <w:rsid w:val="007F1D39"/>
    <w:rsid w:val="007F22D6"/>
    <w:rsid w:val="007F233B"/>
    <w:rsid w:val="007F2378"/>
    <w:rsid w:val="007F2A3E"/>
    <w:rsid w:val="007F2C76"/>
    <w:rsid w:val="007F2D54"/>
    <w:rsid w:val="007F2EE9"/>
    <w:rsid w:val="007F3073"/>
    <w:rsid w:val="007F353A"/>
    <w:rsid w:val="007F3720"/>
    <w:rsid w:val="007F3F66"/>
    <w:rsid w:val="007F41A2"/>
    <w:rsid w:val="007F428A"/>
    <w:rsid w:val="007F42F6"/>
    <w:rsid w:val="007F473D"/>
    <w:rsid w:val="007F489E"/>
    <w:rsid w:val="007F497E"/>
    <w:rsid w:val="007F4BFC"/>
    <w:rsid w:val="007F4CCE"/>
    <w:rsid w:val="007F514F"/>
    <w:rsid w:val="007F5493"/>
    <w:rsid w:val="007F5816"/>
    <w:rsid w:val="007F5FBF"/>
    <w:rsid w:val="007F60C0"/>
    <w:rsid w:val="007F62C0"/>
    <w:rsid w:val="007F65F6"/>
    <w:rsid w:val="007F66CC"/>
    <w:rsid w:val="007F6851"/>
    <w:rsid w:val="007F6922"/>
    <w:rsid w:val="007F6957"/>
    <w:rsid w:val="007F6A49"/>
    <w:rsid w:val="007F6CF1"/>
    <w:rsid w:val="007F7468"/>
    <w:rsid w:val="007F7910"/>
    <w:rsid w:val="007F7E00"/>
    <w:rsid w:val="007F7F0A"/>
    <w:rsid w:val="00800247"/>
    <w:rsid w:val="008007A8"/>
    <w:rsid w:val="00800C5B"/>
    <w:rsid w:val="00801AFD"/>
    <w:rsid w:val="00801B49"/>
    <w:rsid w:val="00801B9C"/>
    <w:rsid w:val="00801BAA"/>
    <w:rsid w:val="00801C49"/>
    <w:rsid w:val="00801CFD"/>
    <w:rsid w:val="00801EEC"/>
    <w:rsid w:val="00801FB4"/>
    <w:rsid w:val="00801FD3"/>
    <w:rsid w:val="00802397"/>
    <w:rsid w:val="0080248C"/>
    <w:rsid w:val="0080258C"/>
    <w:rsid w:val="0080289F"/>
    <w:rsid w:val="00802D4B"/>
    <w:rsid w:val="00802E5D"/>
    <w:rsid w:val="00802E75"/>
    <w:rsid w:val="008034FA"/>
    <w:rsid w:val="00803501"/>
    <w:rsid w:val="008035D9"/>
    <w:rsid w:val="008038E6"/>
    <w:rsid w:val="008039CF"/>
    <w:rsid w:val="00803C21"/>
    <w:rsid w:val="00803CAE"/>
    <w:rsid w:val="00803F07"/>
    <w:rsid w:val="00804057"/>
    <w:rsid w:val="008043AE"/>
    <w:rsid w:val="00804650"/>
    <w:rsid w:val="008048C5"/>
    <w:rsid w:val="00804B08"/>
    <w:rsid w:val="00804B62"/>
    <w:rsid w:val="00804D7B"/>
    <w:rsid w:val="008051E3"/>
    <w:rsid w:val="008054C3"/>
    <w:rsid w:val="008055F0"/>
    <w:rsid w:val="00805848"/>
    <w:rsid w:val="00805E68"/>
    <w:rsid w:val="00806189"/>
    <w:rsid w:val="00806339"/>
    <w:rsid w:val="008069C0"/>
    <w:rsid w:val="00806AB7"/>
    <w:rsid w:val="00806B22"/>
    <w:rsid w:val="00806B4C"/>
    <w:rsid w:val="00806C4A"/>
    <w:rsid w:val="00807019"/>
    <w:rsid w:val="0080783D"/>
    <w:rsid w:val="00807B49"/>
    <w:rsid w:val="00807BEE"/>
    <w:rsid w:val="00807F84"/>
    <w:rsid w:val="00807FDB"/>
    <w:rsid w:val="0081022D"/>
    <w:rsid w:val="00810321"/>
    <w:rsid w:val="00810353"/>
    <w:rsid w:val="0081067C"/>
    <w:rsid w:val="008108E9"/>
    <w:rsid w:val="008109B0"/>
    <w:rsid w:val="00810B1D"/>
    <w:rsid w:val="00810C1D"/>
    <w:rsid w:val="00811031"/>
    <w:rsid w:val="00811AB0"/>
    <w:rsid w:val="00811BF8"/>
    <w:rsid w:val="00812202"/>
    <w:rsid w:val="00812AB2"/>
    <w:rsid w:val="00812E88"/>
    <w:rsid w:val="00812FC6"/>
    <w:rsid w:val="00813196"/>
    <w:rsid w:val="0081344C"/>
    <w:rsid w:val="008135DA"/>
    <w:rsid w:val="0081369E"/>
    <w:rsid w:val="00813A25"/>
    <w:rsid w:val="00813F0D"/>
    <w:rsid w:val="00813F44"/>
    <w:rsid w:val="0081417D"/>
    <w:rsid w:val="008142E1"/>
    <w:rsid w:val="00814372"/>
    <w:rsid w:val="00814475"/>
    <w:rsid w:val="0081468F"/>
    <w:rsid w:val="008146B8"/>
    <w:rsid w:val="00814DC0"/>
    <w:rsid w:val="008155D4"/>
    <w:rsid w:val="00815883"/>
    <w:rsid w:val="00815E64"/>
    <w:rsid w:val="00815F56"/>
    <w:rsid w:val="0081640C"/>
    <w:rsid w:val="008165C5"/>
    <w:rsid w:val="0081664F"/>
    <w:rsid w:val="00816B3D"/>
    <w:rsid w:val="00816C7C"/>
    <w:rsid w:val="008173BC"/>
    <w:rsid w:val="008174FA"/>
    <w:rsid w:val="00817833"/>
    <w:rsid w:val="008179B0"/>
    <w:rsid w:val="00817CED"/>
    <w:rsid w:val="00817EF6"/>
    <w:rsid w:val="008203D5"/>
    <w:rsid w:val="00820501"/>
    <w:rsid w:val="008205F6"/>
    <w:rsid w:val="008207E4"/>
    <w:rsid w:val="008208BE"/>
    <w:rsid w:val="00820B69"/>
    <w:rsid w:val="00820C84"/>
    <w:rsid w:val="00820D8B"/>
    <w:rsid w:val="00820DCD"/>
    <w:rsid w:val="0082125B"/>
    <w:rsid w:val="0082144B"/>
    <w:rsid w:val="008215BE"/>
    <w:rsid w:val="008219B3"/>
    <w:rsid w:val="00821C6C"/>
    <w:rsid w:val="00821DA0"/>
    <w:rsid w:val="00822308"/>
    <w:rsid w:val="00822405"/>
    <w:rsid w:val="008224D9"/>
    <w:rsid w:val="0082287A"/>
    <w:rsid w:val="00822901"/>
    <w:rsid w:val="00822AC7"/>
    <w:rsid w:val="00822B5E"/>
    <w:rsid w:val="00823147"/>
    <w:rsid w:val="0082336D"/>
    <w:rsid w:val="008234A5"/>
    <w:rsid w:val="00823501"/>
    <w:rsid w:val="00823A6B"/>
    <w:rsid w:val="00823D84"/>
    <w:rsid w:val="008245C3"/>
    <w:rsid w:val="00824AD3"/>
    <w:rsid w:val="00824C85"/>
    <w:rsid w:val="00824CC7"/>
    <w:rsid w:val="00824FA8"/>
    <w:rsid w:val="00825201"/>
    <w:rsid w:val="00825400"/>
    <w:rsid w:val="00825656"/>
    <w:rsid w:val="008258FF"/>
    <w:rsid w:val="00826208"/>
    <w:rsid w:val="00826463"/>
    <w:rsid w:val="008265D4"/>
    <w:rsid w:val="00826D8C"/>
    <w:rsid w:val="00826E5D"/>
    <w:rsid w:val="00827106"/>
    <w:rsid w:val="00827177"/>
    <w:rsid w:val="0082742D"/>
    <w:rsid w:val="008279DD"/>
    <w:rsid w:val="00827E4E"/>
    <w:rsid w:val="008303AD"/>
    <w:rsid w:val="0083060C"/>
    <w:rsid w:val="008309E3"/>
    <w:rsid w:val="00830C22"/>
    <w:rsid w:val="00830EA5"/>
    <w:rsid w:val="00830EED"/>
    <w:rsid w:val="008310A9"/>
    <w:rsid w:val="008312D7"/>
    <w:rsid w:val="008313F7"/>
    <w:rsid w:val="0083156D"/>
    <w:rsid w:val="00831A17"/>
    <w:rsid w:val="00831B77"/>
    <w:rsid w:val="00831D7B"/>
    <w:rsid w:val="00832014"/>
    <w:rsid w:val="008323B7"/>
    <w:rsid w:val="008327C4"/>
    <w:rsid w:val="00832845"/>
    <w:rsid w:val="00833761"/>
    <w:rsid w:val="00833E6D"/>
    <w:rsid w:val="00834224"/>
    <w:rsid w:val="0083468A"/>
    <w:rsid w:val="00835250"/>
    <w:rsid w:val="00835364"/>
    <w:rsid w:val="008353F7"/>
    <w:rsid w:val="008356E7"/>
    <w:rsid w:val="008358AA"/>
    <w:rsid w:val="00835A5A"/>
    <w:rsid w:val="00835DF5"/>
    <w:rsid w:val="008360FE"/>
    <w:rsid w:val="00836E0A"/>
    <w:rsid w:val="0083719E"/>
    <w:rsid w:val="00837393"/>
    <w:rsid w:val="00837398"/>
    <w:rsid w:val="00837404"/>
    <w:rsid w:val="0083748C"/>
    <w:rsid w:val="008374D6"/>
    <w:rsid w:val="00837796"/>
    <w:rsid w:val="00837C40"/>
    <w:rsid w:val="00837C78"/>
    <w:rsid w:val="00837DEE"/>
    <w:rsid w:val="00840065"/>
    <w:rsid w:val="00840567"/>
    <w:rsid w:val="00840598"/>
    <w:rsid w:val="0084066B"/>
    <w:rsid w:val="00840A92"/>
    <w:rsid w:val="00840E4F"/>
    <w:rsid w:val="0084100D"/>
    <w:rsid w:val="00841061"/>
    <w:rsid w:val="00841377"/>
    <w:rsid w:val="0084170D"/>
    <w:rsid w:val="008419DC"/>
    <w:rsid w:val="008419E8"/>
    <w:rsid w:val="00841A6C"/>
    <w:rsid w:val="00841AC6"/>
    <w:rsid w:val="00841C6F"/>
    <w:rsid w:val="00841D42"/>
    <w:rsid w:val="0084208A"/>
    <w:rsid w:val="00842352"/>
    <w:rsid w:val="008423BB"/>
    <w:rsid w:val="008428E9"/>
    <w:rsid w:val="00842B64"/>
    <w:rsid w:val="00842E80"/>
    <w:rsid w:val="008436C6"/>
    <w:rsid w:val="00843915"/>
    <w:rsid w:val="00843B64"/>
    <w:rsid w:val="00843CF0"/>
    <w:rsid w:val="0084489E"/>
    <w:rsid w:val="00844918"/>
    <w:rsid w:val="00844C33"/>
    <w:rsid w:val="00844CF6"/>
    <w:rsid w:val="00845039"/>
    <w:rsid w:val="008454E2"/>
    <w:rsid w:val="008458DC"/>
    <w:rsid w:val="00845976"/>
    <w:rsid w:val="00845980"/>
    <w:rsid w:val="00845A45"/>
    <w:rsid w:val="00845D5B"/>
    <w:rsid w:val="00845E70"/>
    <w:rsid w:val="0084613C"/>
    <w:rsid w:val="0084637E"/>
    <w:rsid w:val="0084647D"/>
    <w:rsid w:val="008465F7"/>
    <w:rsid w:val="00846B8D"/>
    <w:rsid w:val="00846DFE"/>
    <w:rsid w:val="0084755C"/>
    <w:rsid w:val="008475FF"/>
    <w:rsid w:val="0084760C"/>
    <w:rsid w:val="008478A7"/>
    <w:rsid w:val="00847A39"/>
    <w:rsid w:val="00847ABA"/>
    <w:rsid w:val="00847C68"/>
    <w:rsid w:val="00847EB3"/>
    <w:rsid w:val="0085017E"/>
    <w:rsid w:val="0085027C"/>
    <w:rsid w:val="0085064F"/>
    <w:rsid w:val="00850661"/>
    <w:rsid w:val="00850695"/>
    <w:rsid w:val="0085099D"/>
    <w:rsid w:val="0085113F"/>
    <w:rsid w:val="00851483"/>
    <w:rsid w:val="008517AE"/>
    <w:rsid w:val="00851889"/>
    <w:rsid w:val="008518DA"/>
    <w:rsid w:val="00851CE1"/>
    <w:rsid w:val="00851D5F"/>
    <w:rsid w:val="00852141"/>
    <w:rsid w:val="00852278"/>
    <w:rsid w:val="00852337"/>
    <w:rsid w:val="008529E2"/>
    <w:rsid w:val="00852AD7"/>
    <w:rsid w:val="00852D3F"/>
    <w:rsid w:val="00853240"/>
    <w:rsid w:val="008533C0"/>
    <w:rsid w:val="00853486"/>
    <w:rsid w:val="00853493"/>
    <w:rsid w:val="00853872"/>
    <w:rsid w:val="008539F4"/>
    <w:rsid w:val="00853CCE"/>
    <w:rsid w:val="00853F62"/>
    <w:rsid w:val="00854071"/>
    <w:rsid w:val="00854078"/>
    <w:rsid w:val="00854210"/>
    <w:rsid w:val="008542A7"/>
    <w:rsid w:val="008542DF"/>
    <w:rsid w:val="00854693"/>
    <w:rsid w:val="0085489B"/>
    <w:rsid w:val="008548A5"/>
    <w:rsid w:val="00854B5D"/>
    <w:rsid w:val="00854D71"/>
    <w:rsid w:val="0085544D"/>
    <w:rsid w:val="00855670"/>
    <w:rsid w:val="00856168"/>
    <w:rsid w:val="0085653C"/>
    <w:rsid w:val="008566D5"/>
    <w:rsid w:val="008567FF"/>
    <w:rsid w:val="0085681D"/>
    <w:rsid w:val="00856C03"/>
    <w:rsid w:val="0085708D"/>
    <w:rsid w:val="0085737A"/>
    <w:rsid w:val="0085759F"/>
    <w:rsid w:val="008575B3"/>
    <w:rsid w:val="00857619"/>
    <w:rsid w:val="00857858"/>
    <w:rsid w:val="00857989"/>
    <w:rsid w:val="00857D06"/>
    <w:rsid w:val="00857E39"/>
    <w:rsid w:val="0086003B"/>
    <w:rsid w:val="008600F6"/>
    <w:rsid w:val="00860218"/>
    <w:rsid w:val="00860700"/>
    <w:rsid w:val="008608AC"/>
    <w:rsid w:val="00860CDB"/>
    <w:rsid w:val="00860D05"/>
    <w:rsid w:val="00860D46"/>
    <w:rsid w:val="008612EB"/>
    <w:rsid w:val="0086135D"/>
    <w:rsid w:val="0086146F"/>
    <w:rsid w:val="00861BBC"/>
    <w:rsid w:val="00861C8D"/>
    <w:rsid w:val="0086237C"/>
    <w:rsid w:val="008623C9"/>
    <w:rsid w:val="0086256F"/>
    <w:rsid w:val="008626F3"/>
    <w:rsid w:val="008627CA"/>
    <w:rsid w:val="00862966"/>
    <w:rsid w:val="00862FEA"/>
    <w:rsid w:val="0086335F"/>
    <w:rsid w:val="00863382"/>
    <w:rsid w:val="008639F4"/>
    <w:rsid w:val="00863C39"/>
    <w:rsid w:val="008641DC"/>
    <w:rsid w:val="00864594"/>
    <w:rsid w:val="0086461C"/>
    <w:rsid w:val="00864A16"/>
    <w:rsid w:val="00864A38"/>
    <w:rsid w:val="00864A9A"/>
    <w:rsid w:val="00864FF9"/>
    <w:rsid w:val="0086552F"/>
    <w:rsid w:val="00865994"/>
    <w:rsid w:val="00865C3A"/>
    <w:rsid w:val="008660EA"/>
    <w:rsid w:val="0086622F"/>
    <w:rsid w:val="00866293"/>
    <w:rsid w:val="008664A9"/>
    <w:rsid w:val="008666B8"/>
    <w:rsid w:val="00866DDB"/>
    <w:rsid w:val="00866EAB"/>
    <w:rsid w:val="00867297"/>
    <w:rsid w:val="00867322"/>
    <w:rsid w:val="00867766"/>
    <w:rsid w:val="008678D8"/>
    <w:rsid w:val="00867BDF"/>
    <w:rsid w:val="00867E6E"/>
    <w:rsid w:val="00870637"/>
    <w:rsid w:val="00870C54"/>
    <w:rsid w:val="00870DC0"/>
    <w:rsid w:val="00870E4A"/>
    <w:rsid w:val="008711FE"/>
    <w:rsid w:val="0087123E"/>
    <w:rsid w:val="00871284"/>
    <w:rsid w:val="008715B0"/>
    <w:rsid w:val="008717E7"/>
    <w:rsid w:val="008721F8"/>
    <w:rsid w:val="008723E4"/>
    <w:rsid w:val="00872424"/>
    <w:rsid w:val="00872512"/>
    <w:rsid w:val="00872CB8"/>
    <w:rsid w:val="00872FFE"/>
    <w:rsid w:val="00873197"/>
    <w:rsid w:val="0087330D"/>
    <w:rsid w:val="0087361C"/>
    <w:rsid w:val="008736D6"/>
    <w:rsid w:val="00873B72"/>
    <w:rsid w:val="00873DEB"/>
    <w:rsid w:val="00873E28"/>
    <w:rsid w:val="008745CC"/>
    <w:rsid w:val="008748B5"/>
    <w:rsid w:val="008748D9"/>
    <w:rsid w:val="00875046"/>
    <w:rsid w:val="0087551A"/>
    <w:rsid w:val="008755D4"/>
    <w:rsid w:val="008755FC"/>
    <w:rsid w:val="00875D93"/>
    <w:rsid w:val="00875E48"/>
    <w:rsid w:val="008760F0"/>
    <w:rsid w:val="00876310"/>
    <w:rsid w:val="0087657F"/>
    <w:rsid w:val="00876595"/>
    <w:rsid w:val="00876A79"/>
    <w:rsid w:val="00876A9C"/>
    <w:rsid w:val="00876C1A"/>
    <w:rsid w:val="0087713F"/>
    <w:rsid w:val="00877332"/>
    <w:rsid w:val="0087738A"/>
    <w:rsid w:val="008774B6"/>
    <w:rsid w:val="0087755D"/>
    <w:rsid w:val="008776F9"/>
    <w:rsid w:val="0087771D"/>
    <w:rsid w:val="00877FC2"/>
    <w:rsid w:val="008801FE"/>
    <w:rsid w:val="00880887"/>
    <w:rsid w:val="00880A91"/>
    <w:rsid w:val="00880ED5"/>
    <w:rsid w:val="00881466"/>
    <w:rsid w:val="00881854"/>
    <w:rsid w:val="00881BDB"/>
    <w:rsid w:val="0088224C"/>
    <w:rsid w:val="008824D4"/>
    <w:rsid w:val="00882717"/>
    <w:rsid w:val="00882807"/>
    <w:rsid w:val="00882A02"/>
    <w:rsid w:val="00882E54"/>
    <w:rsid w:val="00883456"/>
    <w:rsid w:val="008834BA"/>
    <w:rsid w:val="008834F7"/>
    <w:rsid w:val="00883509"/>
    <w:rsid w:val="008836D1"/>
    <w:rsid w:val="00883AF2"/>
    <w:rsid w:val="00883C4F"/>
    <w:rsid w:val="00884063"/>
    <w:rsid w:val="008840F8"/>
    <w:rsid w:val="008841A7"/>
    <w:rsid w:val="008848AD"/>
    <w:rsid w:val="0088495E"/>
    <w:rsid w:val="00884CC3"/>
    <w:rsid w:val="0088501B"/>
    <w:rsid w:val="0088501D"/>
    <w:rsid w:val="0088503A"/>
    <w:rsid w:val="008850AC"/>
    <w:rsid w:val="008850F8"/>
    <w:rsid w:val="0088514E"/>
    <w:rsid w:val="008858F4"/>
    <w:rsid w:val="00885A1F"/>
    <w:rsid w:val="00885DD6"/>
    <w:rsid w:val="008861A0"/>
    <w:rsid w:val="008866D0"/>
    <w:rsid w:val="00886830"/>
    <w:rsid w:val="00886909"/>
    <w:rsid w:val="008869AE"/>
    <w:rsid w:val="00886B40"/>
    <w:rsid w:val="00886C16"/>
    <w:rsid w:val="00887120"/>
    <w:rsid w:val="008872CA"/>
    <w:rsid w:val="008875E9"/>
    <w:rsid w:val="00887BE7"/>
    <w:rsid w:val="00887D29"/>
    <w:rsid w:val="00887EFE"/>
    <w:rsid w:val="0089010F"/>
    <w:rsid w:val="008901CF"/>
    <w:rsid w:val="00890235"/>
    <w:rsid w:val="00890CD1"/>
    <w:rsid w:val="00890D5C"/>
    <w:rsid w:val="00890E17"/>
    <w:rsid w:val="00890FFF"/>
    <w:rsid w:val="008912A1"/>
    <w:rsid w:val="00891A01"/>
    <w:rsid w:val="00891C0F"/>
    <w:rsid w:val="00891D07"/>
    <w:rsid w:val="00891F26"/>
    <w:rsid w:val="00892081"/>
    <w:rsid w:val="008920EB"/>
    <w:rsid w:val="00892139"/>
    <w:rsid w:val="00892295"/>
    <w:rsid w:val="008927F4"/>
    <w:rsid w:val="008929B6"/>
    <w:rsid w:val="008930B4"/>
    <w:rsid w:val="00893205"/>
    <w:rsid w:val="008932BD"/>
    <w:rsid w:val="00893654"/>
    <w:rsid w:val="00893E5A"/>
    <w:rsid w:val="00893FFF"/>
    <w:rsid w:val="00894079"/>
    <w:rsid w:val="00894A92"/>
    <w:rsid w:val="00894C5A"/>
    <w:rsid w:val="00894F5E"/>
    <w:rsid w:val="0089504E"/>
    <w:rsid w:val="00895155"/>
    <w:rsid w:val="0089515C"/>
    <w:rsid w:val="00895284"/>
    <w:rsid w:val="00895409"/>
    <w:rsid w:val="008955BC"/>
    <w:rsid w:val="008955C7"/>
    <w:rsid w:val="0089637C"/>
    <w:rsid w:val="00896A1B"/>
    <w:rsid w:val="00896D3D"/>
    <w:rsid w:val="00896DC0"/>
    <w:rsid w:val="0089716D"/>
    <w:rsid w:val="0089748B"/>
    <w:rsid w:val="008975AF"/>
    <w:rsid w:val="00897798"/>
    <w:rsid w:val="00897D08"/>
    <w:rsid w:val="00897F97"/>
    <w:rsid w:val="00897FAE"/>
    <w:rsid w:val="008A0144"/>
    <w:rsid w:val="008A01B9"/>
    <w:rsid w:val="008A0458"/>
    <w:rsid w:val="008A04EB"/>
    <w:rsid w:val="008A0611"/>
    <w:rsid w:val="008A0766"/>
    <w:rsid w:val="008A07BC"/>
    <w:rsid w:val="008A0B95"/>
    <w:rsid w:val="008A0DC7"/>
    <w:rsid w:val="008A0F16"/>
    <w:rsid w:val="008A12D5"/>
    <w:rsid w:val="008A1529"/>
    <w:rsid w:val="008A16A7"/>
    <w:rsid w:val="008A1889"/>
    <w:rsid w:val="008A1923"/>
    <w:rsid w:val="008A1AF9"/>
    <w:rsid w:val="008A1D1B"/>
    <w:rsid w:val="008A1EC8"/>
    <w:rsid w:val="008A1FB0"/>
    <w:rsid w:val="008A22FC"/>
    <w:rsid w:val="008A23B6"/>
    <w:rsid w:val="008A248E"/>
    <w:rsid w:val="008A26BA"/>
    <w:rsid w:val="008A288B"/>
    <w:rsid w:val="008A2BE3"/>
    <w:rsid w:val="008A2E5E"/>
    <w:rsid w:val="008A3098"/>
    <w:rsid w:val="008A31A2"/>
    <w:rsid w:val="008A31B2"/>
    <w:rsid w:val="008A3204"/>
    <w:rsid w:val="008A3492"/>
    <w:rsid w:val="008A37D5"/>
    <w:rsid w:val="008A3C9C"/>
    <w:rsid w:val="008A3D5B"/>
    <w:rsid w:val="008A3D8D"/>
    <w:rsid w:val="008A415F"/>
    <w:rsid w:val="008A4343"/>
    <w:rsid w:val="008A43B6"/>
    <w:rsid w:val="008A4473"/>
    <w:rsid w:val="008A46BC"/>
    <w:rsid w:val="008A4819"/>
    <w:rsid w:val="008A4A8B"/>
    <w:rsid w:val="008A4B54"/>
    <w:rsid w:val="008A4F56"/>
    <w:rsid w:val="008A514B"/>
    <w:rsid w:val="008A5980"/>
    <w:rsid w:val="008A6521"/>
    <w:rsid w:val="008A653A"/>
    <w:rsid w:val="008A6549"/>
    <w:rsid w:val="008A6589"/>
    <w:rsid w:val="008A677B"/>
    <w:rsid w:val="008A6863"/>
    <w:rsid w:val="008A6C91"/>
    <w:rsid w:val="008A6FCD"/>
    <w:rsid w:val="008A731E"/>
    <w:rsid w:val="008A749F"/>
    <w:rsid w:val="008A7803"/>
    <w:rsid w:val="008A79E1"/>
    <w:rsid w:val="008A79FD"/>
    <w:rsid w:val="008A79FE"/>
    <w:rsid w:val="008A7CCA"/>
    <w:rsid w:val="008A7D5D"/>
    <w:rsid w:val="008A7F0C"/>
    <w:rsid w:val="008B0092"/>
    <w:rsid w:val="008B044C"/>
    <w:rsid w:val="008B05B5"/>
    <w:rsid w:val="008B05D3"/>
    <w:rsid w:val="008B0B9B"/>
    <w:rsid w:val="008B0C9F"/>
    <w:rsid w:val="008B0FF1"/>
    <w:rsid w:val="008B1105"/>
    <w:rsid w:val="008B12BA"/>
    <w:rsid w:val="008B1BFB"/>
    <w:rsid w:val="008B2108"/>
    <w:rsid w:val="008B2163"/>
    <w:rsid w:val="008B2279"/>
    <w:rsid w:val="008B269A"/>
    <w:rsid w:val="008B2965"/>
    <w:rsid w:val="008B29B4"/>
    <w:rsid w:val="008B29D4"/>
    <w:rsid w:val="008B2A97"/>
    <w:rsid w:val="008B2D47"/>
    <w:rsid w:val="008B36B1"/>
    <w:rsid w:val="008B3B58"/>
    <w:rsid w:val="008B3BFA"/>
    <w:rsid w:val="008B3D9B"/>
    <w:rsid w:val="008B4133"/>
    <w:rsid w:val="008B4316"/>
    <w:rsid w:val="008B4A66"/>
    <w:rsid w:val="008B4B6D"/>
    <w:rsid w:val="008B4C67"/>
    <w:rsid w:val="008B4E5E"/>
    <w:rsid w:val="008B4E6B"/>
    <w:rsid w:val="008B5053"/>
    <w:rsid w:val="008B517F"/>
    <w:rsid w:val="008B5226"/>
    <w:rsid w:val="008B5824"/>
    <w:rsid w:val="008B5923"/>
    <w:rsid w:val="008B593B"/>
    <w:rsid w:val="008B5D4C"/>
    <w:rsid w:val="008B5E5A"/>
    <w:rsid w:val="008B62D2"/>
    <w:rsid w:val="008B6417"/>
    <w:rsid w:val="008B6840"/>
    <w:rsid w:val="008B6C8F"/>
    <w:rsid w:val="008B6DA3"/>
    <w:rsid w:val="008B6DB9"/>
    <w:rsid w:val="008B717C"/>
    <w:rsid w:val="008B7471"/>
    <w:rsid w:val="008B757A"/>
    <w:rsid w:val="008B79A7"/>
    <w:rsid w:val="008B7C49"/>
    <w:rsid w:val="008B7C5F"/>
    <w:rsid w:val="008B7D84"/>
    <w:rsid w:val="008B7EB6"/>
    <w:rsid w:val="008B7EFC"/>
    <w:rsid w:val="008C0129"/>
    <w:rsid w:val="008C027C"/>
    <w:rsid w:val="008C0407"/>
    <w:rsid w:val="008C0642"/>
    <w:rsid w:val="008C08B5"/>
    <w:rsid w:val="008C09D7"/>
    <w:rsid w:val="008C0B54"/>
    <w:rsid w:val="008C0E83"/>
    <w:rsid w:val="008C0FCE"/>
    <w:rsid w:val="008C136D"/>
    <w:rsid w:val="008C14EF"/>
    <w:rsid w:val="008C15AF"/>
    <w:rsid w:val="008C15B1"/>
    <w:rsid w:val="008C1903"/>
    <w:rsid w:val="008C1AAE"/>
    <w:rsid w:val="008C1B18"/>
    <w:rsid w:val="008C1E70"/>
    <w:rsid w:val="008C1F84"/>
    <w:rsid w:val="008C22EF"/>
    <w:rsid w:val="008C2445"/>
    <w:rsid w:val="008C26F6"/>
    <w:rsid w:val="008C28FF"/>
    <w:rsid w:val="008C2A68"/>
    <w:rsid w:val="008C2A9E"/>
    <w:rsid w:val="008C2AC0"/>
    <w:rsid w:val="008C2CDA"/>
    <w:rsid w:val="008C2D33"/>
    <w:rsid w:val="008C320C"/>
    <w:rsid w:val="008C342E"/>
    <w:rsid w:val="008C3536"/>
    <w:rsid w:val="008C374C"/>
    <w:rsid w:val="008C37C8"/>
    <w:rsid w:val="008C3A64"/>
    <w:rsid w:val="008C3AAA"/>
    <w:rsid w:val="008C3B25"/>
    <w:rsid w:val="008C4059"/>
    <w:rsid w:val="008C47CB"/>
    <w:rsid w:val="008C4FF4"/>
    <w:rsid w:val="008C5129"/>
    <w:rsid w:val="008C513B"/>
    <w:rsid w:val="008C5216"/>
    <w:rsid w:val="008C57EE"/>
    <w:rsid w:val="008C58FC"/>
    <w:rsid w:val="008C5988"/>
    <w:rsid w:val="008C5F48"/>
    <w:rsid w:val="008C6156"/>
    <w:rsid w:val="008C6B92"/>
    <w:rsid w:val="008C6BBB"/>
    <w:rsid w:val="008C6C29"/>
    <w:rsid w:val="008C6CD3"/>
    <w:rsid w:val="008C6E84"/>
    <w:rsid w:val="008C7013"/>
    <w:rsid w:val="008C70C6"/>
    <w:rsid w:val="008C74F7"/>
    <w:rsid w:val="008C77BE"/>
    <w:rsid w:val="008C7BF8"/>
    <w:rsid w:val="008C7D87"/>
    <w:rsid w:val="008D001A"/>
    <w:rsid w:val="008D01EC"/>
    <w:rsid w:val="008D07D2"/>
    <w:rsid w:val="008D094E"/>
    <w:rsid w:val="008D0B53"/>
    <w:rsid w:val="008D0CEB"/>
    <w:rsid w:val="008D1266"/>
    <w:rsid w:val="008D1465"/>
    <w:rsid w:val="008D152E"/>
    <w:rsid w:val="008D16A0"/>
    <w:rsid w:val="008D1706"/>
    <w:rsid w:val="008D171E"/>
    <w:rsid w:val="008D1787"/>
    <w:rsid w:val="008D1990"/>
    <w:rsid w:val="008D1A20"/>
    <w:rsid w:val="008D1C93"/>
    <w:rsid w:val="008D1F80"/>
    <w:rsid w:val="008D23EF"/>
    <w:rsid w:val="008D2ACD"/>
    <w:rsid w:val="008D35B3"/>
    <w:rsid w:val="008D3F38"/>
    <w:rsid w:val="008D3F70"/>
    <w:rsid w:val="008D4178"/>
    <w:rsid w:val="008D41EA"/>
    <w:rsid w:val="008D4633"/>
    <w:rsid w:val="008D49FA"/>
    <w:rsid w:val="008D4A51"/>
    <w:rsid w:val="008D4AC6"/>
    <w:rsid w:val="008D5032"/>
    <w:rsid w:val="008D503B"/>
    <w:rsid w:val="008D5377"/>
    <w:rsid w:val="008D54B8"/>
    <w:rsid w:val="008D56A9"/>
    <w:rsid w:val="008D596B"/>
    <w:rsid w:val="008D5BD9"/>
    <w:rsid w:val="008D6235"/>
    <w:rsid w:val="008D655F"/>
    <w:rsid w:val="008D6B21"/>
    <w:rsid w:val="008D6B36"/>
    <w:rsid w:val="008D7117"/>
    <w:rsid w:val="008D73AD"/>
    <w:rsid w:val="008D7E60"/>
    <w:rsid w:val="008D7F10"/>
    <w:rsid w:val="008D7F26"/>
    <w:rsid w:val="008D7F63"/>
    <w:rsid w:val="008E0D1D"/>
    <w:rsid w:val="008E11C5"/>
    <w:rsid w:val="008E120A"/>
    <w:rsid w:val="008E1383"/>
    <w:rsid w:val="008E14A7"/>
    <w:rsid w:val="008E17E1"/>
    <w:rsid w:val="008E1978"/>
    <w:rsid w:val="008E19AD"/>
    <w:rsid w:val="008E1C7D"/>
    <w:rsid w:val="008E1EAC"/>
    <w:rsid w:val="008E1F0F"/>
    <w:rsid w:val="008E204F"/>
    <w:rsid w:val="008E20AB"/>
    <w:rsid w:val="008E21A7"/>
    <w:rsid w:val="008E2330"/>
    <w:rsid w:val="008E234F"/>
    <w:rsid w:val="008E2423"/>
    <w:rsid w:val="008E2950"/>
    <w:rsid w:val="008E2CE9"/>
    <w:rsid w:val="008E2F31"/>
    <w:rsid w:val="008E318E"/>
    <w:rsid w:val="008E35BF"/>
    <w:rsid w:val="008E3767"/>
    <w:rsid w:val="008E376A"/>
    <w:rsid w:val="008E3C4B"/>
    <w:rsid w:val="008E3EC4"/>
    <w:rsid w:val="008E3FF3"/>
    <w:rsid w:val="008E420B"/>
    <w:rsid w:val="008E4370"/>
    <w:rsid w:val="008E4508"/>
    <w:rsid w:val="008E4746"/>
    <w:rsid w:val="008E4992"/>
    <w:rsid w:val="008E4A08"/>
    <w:rsid w:val="008E4A21"/>
    <w:rsid w:val="008E4BC0"/>
    <w:rsid w:val="008E4CB8"/>
    <w:rsid w:val="008E4FF4"/>
    <w:rsid w:val="008E50BB"/>
    <w:rsid w:val="008E50C7"/>
    <w:rsid w:val="008E51B3"/>
    <w:rsid w:val="008E52EF"/>
    <w:rsid w:val="008E5654"/>
    <w:rsid w:val="008E581E"/>
    <w:rsid w:val="008E5F0B"/>
    <w:rsid w:val="008E5F0F"/>
    <w:rsid w:val="008E60D6"/>
    <w:rsid w:val="008E666E"/>
    <w:rsid w:val="008E6908"/>
    <w:rsid w:val="008E6C3F"/>
    <w:rsid w:val="008E727C"/>
    <w:rsid w:val="008E7584"/>
    <w:rsid w:val="008E7661"/>
    <w:rsid w:val="008E77E0"/>
    <w:rsid w:val="008E7934"/>
    <w:rsid w:val="008E7A0B"/>
    <w:rsid w:val="008F0020"/>
    <w:rsid w:val="008F0091"/>
    <w:rsid w:val="008F0297"/>
    <w:rsid w:val="008F0660"/>
    <w:rsid w:val="008F0B68"/>
    <w:rsid w:val="008F0F1A"/>
    <w:rsid w:val="008F107D"/>
    <w:rsid w:val="008F16A2"/>
    <w:rsid w:val="008F1801"/>
    <w:rsid w:val="008F1879"/>
    <w:rsid w:val="008F18AF"/>
    <w:rsid w:val="008F18C4"/>
    <w:rsid w:val="008F1C41"/>
    <w:rsid w:val="008F1D06"/>
    <w:rsid w:val="008F1D39"/>
    <w:rsid w:val="008F1DBD"/>
    <w:rsid w:val="008F23F4"/>
    <w:rsid w:val="008F248B"/>
    <w:rsid w:val="008F255E"/>
    <w:rsid w:val="008F2706"/>
    <w:rsid w:val="008F271C"/>
    <w:rsid w:val="008F272C"/>
    <w:rsid w:val="008F2998"/>
    <w:rsid w:val="008F2EB3"/>
    <w:rsid w:val="008F38BB"/>
    <w:rsid w:val="008F39DB"/>
    <w:rsid w:val="008F3B70"/>
    <w:rsid w:val="008F3F1A"/>
    <w:rsid w:val="008F45B6"/>
    <w:rsid w:val="008F48CF"/>
    <w:rsid w:val="008F496B"/>
    <w:rsid w:val="008F49A4"/>
    <w:rsid w:val="008F4A60"/>
    <w:rsid w:val="008F4A93"/>
    <w:rsid w:val="008F4ACF"/>
    <w:rsid w:val="008F4AE5"/>
    <w:rsid w:val="008F4BAD"/>
    <w:rsid w:val="008F4D28"/>
    <w:rsid w:val="008F4DA3"/>
    <w:rsid w:val="008F4F8F"/>
    <w:rsid w:val="008F4F96"/>
    <w:rsid w:val="008F4FB8"/>
    <w:rsid w:val="008F506F"/>
    <w:rsid w:val="008F5163"/>
    <w:rsid w:val="008F5662"/>
    <w:rsid w:val="008F58E4"/>
    <w:rsid w:val="008F59F9"/>
    <w:rsid w:val="008F5D18"/>
    <w:rsid w:val="008F5E26"/>
    <w:rsid w:val="008F601C"/>
    <w:rsid w:val="008F666B"/>
    <w:rsid w:val="008F6D8A"/>
    <w:rsid w:val="008F6E87"/>
    <w:rsid w:val="008F7089"/>
    <w:rsid w:val="008F70B7"/>
    <w:rsid w:val="008F712E"/>
    <w:rsid w:val="008F717C"/>
    <w:rsid w:val="008F74F9"/>
    <w:rsid w:val="008F7C12"/>
    <w:rsid w:val="008F7DA7"/>
    <w:rsid w:val="008F7FE8"/>
    <w:rsid w:val="008F7FEE"/>
    <w:rsid w:val="009005C8"/>
    <w:rsid w:val="009005FE"/>
    <w:rsid w:val="0090067C"/>
    <w:rsid w:val="009008A7"/>
    <w:rsid w:val="00900AA9"/>
    <w:rsid w:val="00900BC4"/>
    <w:rsid w:val="00900D91"/>
    <w:rsid w:val="00901344"/>
    <w:rsid w:val="009019C6"/>
    <w:rsid w:val="009019DD"/>
    <w:rsid w:val="00901C17"/>
    <w:rsid w:val="00901C3A"/>
    <w:rsid w:val="00901C51"/>
    <w:rsid w:val="00901FC3"/>
    <w:rsid w:val="009020EF"/>
    <w:rsid w:val="00902228"/>
    <w:rsid w:val="00902300"/>
    <w:rsid w:val="00902482"/>
    <w:rsid w:val="0090268C"/>
    <w:rsid w:val="0090272C"/>
    <w:rsid w:val="00902C75"/>
    <w:rsid w:val="00902E3A"/>
    <w:rsid w:val="00903219"/>
    <w:rsid w:val="00903404"/>
    <w:rsid w:val="009034AF"/>
    <w:rsid w:val="009039B8"/>
    <w:rsid w:val="00903F09"/>
    <w:rsid w:val="00903FDF"/>
    <w:rsid w:val="00904353"/>
    <w:rsid w:val="0090438D"/>
    <w:rsid w:val="009046A8"/>
    <w:rsid w:val="009047A9"/>
    <w:rsid w:val="0090519E"/>
    <w:rsid w:val="0090554F"/>
    <w:rsid w:val="00905983"/>
    <w:rsid w:val="00905C72"/>
    <w:rsid w:val="009067A9"/>
    <w:rsid w:val="009069A9"/>
    <w:rsid w:val="00906CF5"/>
    <w:rsid w:val="00906E58"/>
    <w:rsid w:val="0090726E"/>
    <w:rsid w:val="009072F0"/>
    <w:rsid w:val="009078EA"/>
    <w:rsid w:val="00907B51"/>
    <w:rsid w:val="0091005A"/>
    <w:rsid w:val="00910242"/>
    <w:rsid w:val="009102AF"/>
    <w:rsid w:val="00910696"/>
    <w:rsid w:val="0091095C"/>
    <w:rsid w:val="00910EC7"/>
    <w:rsid w:val="00911464"/>
    <w:rsid w:val="009116AA"/>
    <w:rsid w:val="00911715"/>
    <w:rsid w:val="00911762"/>
    <w:rsid w:val="00911805"/>
    <w:rsid w:val="00911D5A"/>
    <w:rsid w:val="00911F0E"/>
    <w:rsid w:val="009121AD"/>
    <w:rsid w:val="009122C5"/>
    <w:rsid w:val="009123A6"/>
    <w:rsid w:val="009126E2"/>
    <w:rsid w:val="00912C52"/>
    <w:rsid w:val="00913013"/>
    <w:rsid w:val="009134ED"/>
    <w:rsid w:val="009138FF"/>
    <w:rsid w:val="00913AA4"/>
    <w:rsid w:val="00913DAC"/>
    <w:rsid w:val="00913DCA"/>
    <w:rsid w:val="00913E65"/>
    <w:rsid w:val="00913FBE"/>
    <w:rsid w:val="00913FCB"/>
    <w:rsid w:val="0091403C"/>
    <w:rsid w:val="0091418A"/>
    <w:rsid w:val="00914303"/>
    <w:rsid w:val="0091477E"/>
    <w:rsid w:val="0091489E"/>
    <w:rsid w:val="00914933"/>
    <w:rsid w:val="00914ADE"/>
    <w:rsid w:val="00914BFB"/>
    <w:rsid w:val="00914C14"/>
    <w:rsid w:val="00914E4F"/>
    <w:rsid w:val="00914E6E"/>
    <w:rsid w:val="00914E72"/>
    <w:rsid w:val="00914FAA"/>
    <w:rsid w:val="00915814"/>
    <w:rsid w:val="00915B47"/>
    <w:rsid w:val="00915FD6"/>
    <w:rsid w:val="00916617"/>
    <w:rsid w:val="00916D58"/>
    <w:rsid w:val="00916E4C"/>
    <w:rsid w:val="00917338"/>
    <w:rsid w:val="00917749"/>
    <w:rsid w:val="00917950"/>
    <w:rsid w:val="00917FBA"/>
    <w:rsid w:val="009200D2"/>
    <w:rsid w:val="009207DE"/>
    <w:rsid w:val="00920913"/>
    <w:rsid w:val="00920ABB"/>
    <w:rsid w:val="00920CC8"/>
    <w:rsid w:val="00920D67"/>
    <w:rsid w:val="00920E74"/>
    <w:rsid w:val="0092143B"/>
    <w:rsid w:val="009218EC"/>
    <w:rsid w:val="00921CB3"/>
    <w:rsid w:val="00921D78"/>
    <w:rsid w:val="00921F03"/>
    <w:rsid w:val="0092230F"/>
    <w:rsid w:val="0092239A"/>
    <w:rsid w:val="009223A4"/>
    <w:rsid w:val="00922564"/>
    <w:rsid w:val="0092297C"/>
    <w:rsid w:val="00922C81"/>
    <w:rsid w:val="00922CDC"/>
    <w:rsid w:val="009230A9"/>
    <w:rsid w:val="0092330D"/>
    <w:rsid w:val="00923A3A"/>
    <w:rsid w:val="00923D22"/>
    <w:rsid w:val="00924127"/>
    <w:rsid w:val="009242F5"/>
    <w:rsid w:val="00924337"/>
    <w:rsid w:val="009246FA"/>
    <w:rsid w:val="00924AF7"/>
    <w:rsid w:val="00924C33"/>
    <w:rsid w:val="0092542C"/>
    <w:rsid w:val="0092576D"/>
    <w:rsid w:val="00925857"/>
    <w:rsid w:val="00925885"/>
    <w:rsid w:val="00925B25"/>
    <w:rsid w:val="00925B31"/>
    <w:rsid w:val="00925C04"/>
    <w:rsid w:val="00925E5B"/>
    <w:rsid w:val="00926211"/>
    <w:rsid w:val="009262CB"/>
    <w:rsid w:val="009263DB"/>
    <w:rsid w:val="00926712"/>
    <w:rsid w:val="009268B3"/>
    <w:rsid w:val="00926AC2"/>
    <w:rsid w:val="00926F0B"/>
    <w:rsid w:val="009273E4"/>
    <w:rsid w:val="009274CA"/>
    <w:rsid w:val="00927666"/>
    <w:rsid w:val="00927895"/>
    <w:rsid w:val="00927C7F"/>
    <w:rsid w:val="009305C4"/>
    <w:rsid w:val="00930DE1"/>
    <w:rsid w:val="00930EB4"/>
    <w:rsid w:val="00930FFA"/>
    <w:rsid w:val="00931117"/>
    <w:rsid w:val="0093149D"/>
    <w:rsid w:val="0093206A"/>
    <w:rsid w:val="0093244B"/>
    <w:rsid w:val="00932665"/>
    <w:rsid w:val="00932A11"/>
    <w:rsid w:val="00932B78"/>
    <w:rsid w:val="00932B86"/>
    <w:rsid w:val="00932D3A"/>
    <w:rsid w:val="00932FAC"/>
    <w:rsid w:val="009332FC"/>
    <w:rsid w:val="009338C6"/>
    <w:rsid w:val="00933C3C"/>
    <w:rsid w:val="009346B8"/>
    <w:rsid w:val="00934779"/>
    <w:rsid w:val="0093481E"/>
    <w:rsid w:val="0093483B"/>
    <w:rsid w:val="009358A2"/>
    <w:rsid w:val="00935962"/>
    <w:rsid w:val="009359F0"/>
    <w:rsid w:val="00935B7A"/>
    <w:rsid w:val="00935E70"/>
    <w:rsid w:val="0093650C"/>
    <w:rsid w:val="009367C5"/>
    <w:rsid w:val="00936A80"/>
    <w:rsid w:val="00936C15"/>
    <w:rsid w:val="00936E6B"/>
    <w:rsid w:val="00936EA6"/>
    <w:rsid w:val="00936EBE"/>
    <w:rsid w:val="00936F6B"/>
    <w:rsid w:val="00937045"/>
    <w:rsid w:val="00937582"/>
    <w:rsid w:val="00937756"/>
    <w:rsid w:val="00937A6C"/>
    <w:rsid w:val="00937CB2"/>
    <w:rsid w:val="0094045D"/>
    <w:rsid w:val="0094065B"/>
    <w:rsid w:val="00940889"/>
    <w:rsid w:val="009408C0"/>
    <w:rsid w:val="009412CB"/>
    <w:rsid w:val="00941346"/>
    <w:rsid w:val="009414F9"/>
    <w:rsid w:val="00941611"/>
    <w:rsid w:val="00941935"/>
    <w:rsid w:val="00941B75"/>
    <w:rsid w:val="00941BA8"/>
    <w:rsid w:val="00941EB5"/>
    <w:rsid w:val="00941F7E"/>
    <w:rsid w:val="00942204"/>
    <w:rsid w:val="00942594"/>
    <w:rsid w:val="009425D5"/>
    <w:rsid w:val="009428F7"/>
    <w:rsid w:val="00942CB0"/>
    <w:rsid w:val="00942EE3"/>
    <w:rsid w:val="009433D7"/>
    <w:rsid w:val="00943958"/>
    <w:rsid w:val="00943B62"/>
    <w:rsid w:val="00943ED1"/>
    <w:rsid w:val="009443BD"/>
    <w:rsid w:val="009448E1"/>
    <w:rsid w:val="00944DAC"/>
    <w:rsid w:val="00944FA8"/>
    <w:rsid w:val="00945345"/>
    <w:rsid w:val="00945612"/>
    <w:rsid w:val="00945A89"/>
    <w:rsid w:val="00945B41"/>
    <w:rsid w:val="00945C74"/>
    <w:rsid w:val="00946182"/>
    <w:rsid w:val="0094642C"/>
    <w:rsid w:val="0094681E"/>
    <w:rsid w:val="00946AFB"/>
    <w:rsid w:val="00946CDB"/>
    <w:rsid w:val="00946F4F"/>
    <w:rsid w:val="0094719E"/>
    <w:rsid w:val="009471D4"/>
    <w:rsid w:val="00947AB6"/>
    <w:rsid w:val="00947BDA"/>
    <w:rsid w:val="00947D4F"/>
    <w:rsid w:val="00947E3D"/>
    <w:rsid w:val="009500D3"/>
    <w:rsid w:val="00950225"/>
    <w:rsid w:val="0095086A"/>
    <w:rsid w:val="00950AFF"/>
    <w:rsid w:val="00950C91"/>
    <w:rsid w:val="00951107"/>
    <w:rsid w:val="00951142"/>
    <w:rsid w:val="00951190"/>
    <w:rsid w:val="00951260"/>
    <w:rsid w:val="0095130B"/>
    <w:rsid w:val="009514C7"/>
    <w:rsid w:val="009518E8"/>
    <w:rsid w:val="00951DF9"/>
    <w:rsid w:val="00952031"/>
    <w:rsid w:val="009521EF"/>
    <w:rsid w:val="0095226F"/>
    <w:rsid w:val="00952977"/>
    <w:rsid w:val="00952DD8"/>
    <w:rsid w:val="00952F40"/>
    <w:rsid w:val="00953076"/>
    <w:rsid w:val="0095361C"/>
    <w:rsid w:val="009536F5"/>
    <w:rsid w:val="00953730"/>
    <w:rsid w:val="009537C8"/>
    <w:rsid w:val="0095392C"/>
    <w:rsid w:val="00953998"/>
    <w:rsid w:val="00953DA1"/>
    <w:rsid w:val="00953F16"/>
    <w:rsid w:val="00953F97"/>
    <w:rsid w:val="009540B6"/>
    <w:rsid w:val="00954524"/>
    <w:rsid w:val="00954614"/>
    <w:rsid w:val="0095468F"/>
    <w:rsid w:val="00954752"/>
    <w:rsid w:val="00954766"/>
    <w:rsid w:val="009547A2"/>
    <w:rsid w:val="00954962"/>
    <w:rsid w:val="00954B94"/>
    <w:rsid w:val="00954CB2"/>
    <w:rsid w:val="00954D93"/>
    <w:rsid w:val="009550BC"/>
    <w:rsid w:val="00955364"/>
    <w:rsid w:val="009555C8"/>
    <w:rsid w:val="00955896"/>
    <w:rsid w:val="00955C40"/>
    <w:rsid w:val="009564B1"/>
    <w:rsid w:val="009568E5"/>
    <w:rsid w:val="00956919"/>
    <w:rsid w:val="00956986"/>
    <w:rsid w:val="00956B61"/>
    <w:rsid w:val="00956E25"/>
    <w:rsid w:val="00956FCB"/>
    <w:rsid w:val="009571E3"/>
    <w:rsid w:val="00957437"/>
    <w:rsid w:val="009576E3"/>
    <w:rsid w:val="009579A8"/>
    <w:rsid w:val="00957DEB"/>
    <w:rsid w:val="00957FD6"/>
    <w:rsid w:val="0096008B"/>
    <w:rsid w:val="00960156"/>
    <w:rsid w:val="0096079F"/>
    <w:rsid w:val="009608B7"/>
    <w:rsid w:val="00960AFE"/>
    <w:rsid w:val="00960C6D"/>
    <w:rsid w:val="00960F5F"/>
    <w:rsid w:val="0096191F"/>
    <w:rsid w:val="00961BEC"/>
    <w:rsid w:val="00961BF6"/>
    <w:rsid w:val="00961F6A"/>
    <w:rsid w:val="0096215D"/>
    <w:rsid w:val="00962208"/>
    <w:rsid w:val="0096229F"/>
    <w:rsid w:val="0096276F"/>
    <w:rsid w:val="00962FFA"/>
    <w:rsid w:val="009630F7"/>
    <w:rsid w:val="009638B7"/>
    <w:rsid w:val="00963A66"/>
    <w:rsid w:val="00963B57"/>
    <w:rsid w:val="00963D28"/>
    <w:rsid w:val="00963F92"/>
    <w:rsid w:val="00964340"/>
    <w:rsid w:val="00964346"/>
    <w:rsid w:val="0096480E"/>
    <w:rsid w:val="009648BF"/>
    <w:rsid w:val="009649C8"/>
    <w:rsid w:val="00964A12"/>
    <w:rsid w:val="00964A14"/>
    <w:rsid w:val="00964B3C"/>
    <w:rsid w:val="00964DB6"/>
    <w:rsid w:val="009650AB"/>
    <w:rsid w:val="009650CE"/>
    <w:rsid w:val="009650FE"/>
    <w:rsid w:val="0096520A"/>
    <w:rsid w:val="0096544A"/>
    <w:rsid w:val="00965FF2"/>
    <w:rsid w:val="009662C7"/>
    <w:rsid w:val="009666AC"/>
    <w:rsid w:val="00966925"/>
    <w:rsid w:val="00966FB3"/>
    <w:rsid w:val="00966FC2"/>
    <w:rsid w:val="009670D0"/>
    <w:rsid w:val="00967201"/>
    <w:rsid w:val="009675AB"/>
    <w:rsid w:val="009676E8"/>
    <w:rsid w:val="00967811"/>
    <w:rsid w:val="009679ED"/>
    <w:rsid w:val="00967C22"/>
    <w:rsid w:val="00967D24"/>
    <w:rsid w:val="00967EFB"/>
    <w:rsid w:val="00967FB2"/>
    <w:rsid w:val="0097024E"/>
    <w:rsid w:val="0097063C"/>
    <w:rsid w:val="0097091E"/>
    <w:rsid w:val="0097095B"/>
    <w:rsid w:val="009709D3"/>
    <w:rsid w:val="00970B19"/>
    <w:rsid w:val="00970C6A"/>
    <w:rsid w:val="00970CBB"/>
    <w:rsid w:val="00971164"/>
    <w:rsid w:val="0097127C"/>
    <w:rsid w:val="00971724"/>
    <w:rsid w:val="00971918"/>
    <w:rsid w:val="00971B28"/>
    <w:rsid w:val="00971D23"/>
    <w:rsid w:val="00971DA8"/>
    <w:rsid w:val="00971F4D"/>
    <w:rsid w:val="00972073"/>
    <w:rsid w:val="0097222B"/>
    <w:rsid w:val="009722E3"/>
    <w:rsid w:val="00973209"/>
    <w:rsid w:val="0097326A"/>
    <w:rsid w:val="0097331B"/>
    <w:rsid w:val="0097348F"/>
    <w:rsid w:val="009737E4"/>
    <w:rsid w:val="00973953"/>
    <w:rsid w:val="009739EE"/>
    <w:rsid w:val="00973C2A"/>
    <w:rsid w:val="00973E8D"/>
    <w:rsid w:val="00974297"/>
    <w:rsid w:val="009742C7"/>
    <w:rsid w:val="009747FD"/>
    <w:rsid w:val="0097491A"/>
    <w:rsid w:val="0097499C"/>
    <w:rsid w:val="00974A73"/>
    <w:rsid w:val="00974D16"/>
    <w:rsid w:val="00974D50"/>
    <w:rsid w:val="009752C6"/>
    <w:rsid w:val="00975640"/>
    <w:rsid w:val="009758CF"/>
    <w:rsid w:val="00975A89"/>
    <w:rsid w:val="00975AB3"/>
    <w:rsid w:val="009762BB"/>
    <w:rsid w:val="009763E1"/>
    <w:rsid w:val="009766A6"/>
    <w:rsid w:val="00976A5F"/>
    <w:rsid w:val="00976BEC"/>
    <w:rsid w:val="00976F30"/>
    <w:rsid w:val="00977051"/>
    <w:rsid w:val="0097790B"/>
    <w:rsid w:val="00977A0D"/>
    <w:rsid w:val="00977B4E"/>
    <w:rsid w:val="00977C30"/>
    <w:rsid w:val="00977D5A"/>
    <w:rsid w:val="00977E86"/>
    <w:rsid w:val="00980014"/>
    <w:rsid w:val="00980E16"/>
    <w:rsid w:val="0098116B"/>
    <w:rsid w:val="00981567"/>
    <w:rsid w:val="00981653"/>
    <w:rsid w:val="00981679"/>
    <w:rsid w:val="009817AE"/>
    <w:rsid w:val="009824CE"/>
    <w:rsid w:val="00982550"/>
    <w:rsid w:val="00982CB3"/>
    <w:rsid w:val="00982E63"/>
    <w:rsid w:val="00983328"/>
    <w:rsid w:val="009834C5"/>
    <w:rsid w:val="009837C9"/>
    <w:rsid w:val="009837CD"/>
    <w:rsid w:val="0098387B"/>
    <w:rsid w:val="0098399D"/>
    <w:rsid w:val="00983EFB"/>
    <w:rsid w:val="00984108"/>
    <w:rsid w:val="00984132"/>
    <w:rsid w:val="009845F2"/>
    <w:rsid w:val="00984B52"/>
    <w:rsid w:val="00984F0A"/>
    <w:rsid w:val="00984F1A"/>
    <w:rsid w:val="009850BF"/>
    <w:rsid w:val="009850C2"/>
    <w:rsid w:val="00985170"/>
    <w:rsid w:val="0098520E"/>
    <w:rsid w:val="00985533"/>
    <w:rsid w:val="00985772"/>
    <w:rsid w:val="0098595B"/>
    <w:rsid w:val="00985B28"/>
    <w:rsid w:val="00985D17"/>
    <w:rsid w:val="00985D1A"/>
    <w:rsid w:val="00985D44"/>
    <w:rsid w:val="0098603E"/>
    <w:rsid w:val="0098626C"/>
    <w:rsid w:val="0098628E"/>
    <w:rsid w:val="0098652B"/>
    <w:rsid w:val="0098654D"/>
    <w:rsid w:val="0098658D"/>
    <w:rsid w:val="00986F7E"/>
    <w:rsid w:val="00987036"/>
    <w:rsid w:val="0098725E"/>
    <w:rsid w:val="00987337"/>
    <w:rsid w:val="00987353"/>
    <w:rsid w:val="00987455"/>
    <w:rsid w:val="0098755F"/>
    <w:rsid w:val="00987747"/>
    <w:rsid w:val="00987965"/>
    <w:rsid w:val="00987A66"/>
    <w:rsid w:val="00987BA4"/>
    <w:rsid w:val="00987E97"/>
    <w:rsid w:val="00990A76"/>
    <w:rsid w:val="00990F09"/>
    <w:rsid w:val="009910A6"/>
    <w:rsid w:val="00991191"/>
    <w:rsid w:val="0099173A"/>
    <w:rsid w:val="00992083"/>
    <w:rsid w:val="00992367"/>
    <w:rsid w:val="009923C8"/>
    <w:rsid w:val="009923CC"/>
    <w:rsid w:val="00992432"/>
    <w:rsid w:val="009924FA"/>
    <w:rsid w:val="00992AD7"/>
    <w:rsid w:val="00992B30"/>
    <w:rsid w:val="00992BB6"/>
    <w:rsid w:val="00992E2A"/>
    <w:rsid w:val="00993225"/>
    <w:rsid w:val="0099329A"/>
    <w:rsid w:val="009933A3"/>
    <w:rsid w:val="009933B0"/>
    <w:rsid w:val="009938CF"/>
    <w:rsid w:val="00993905"/>
    <w:rsid w:val="00993D96"/>
    <w:rsid w:val="00993DD4"/>
    <w:rsid w:val="00993FB1"/>
    <w:rsid w:val="00994040"/>
    <w:rsid w:val="009942D4"/>
    <w:rsid w:val="009948D6"/>
    <w:rsid w:val="00994AA7"/>
    <w:rsid w:val="00994B92"/>
    <w:rsid w:val="00994F53"/>
    <w:rsid w:val="00994F5C"/>
    <w:rsid w:val="00995388"/>
    <w:rsid w:val="009955FF"/>
    <w:rsid w:val="00995BFE"/>
    <w:rsid w:val="00995DB6"/>
    <w:rsid w:val="00995E8A"/>
    <w:rsid w:val="009960A1"/>
    <w:rsid w:val="0099678B"/>
    <w:rsid w:val="009969E4"/>
    <w:rsid w:val="00996E61"/>
    <w:rsid w:val="009971C6"/>
    <w:rsid w:val="009971DF"/>
    <w:rsid w:val="009974C5"/>
    <w:rsid w:val="00997DDC"/>
    <w:rsid w:val="009A00EF"/>
    <w:rsid w:val="009A02EB"/>
    <w:rsid w:val="009A03AD"/>
    <w:rsid w:val="009A05F3"/>
    <w:rsid w:val="009A0694"/>
    <w:rsid w:val="009A0C14"/>
    <w:rsid w:val="009A0D68"/>
    <w:rsid w:val="009A1084"/>
    <w:rsid w:val="009A1861"/>
    <w:rsid w:val="009A1D2B"/>
    <w:rsid w:val="009A1D71"/>
    <w:rsid w:val="009A22E0"/>
    <w:rsid w:val="009A2407"/>
    <w:rsid w:val="009A2F0C"/>
    <w:rsid w:val="009A3214"/>
    <w:rsid w:val="009A3340"/>
    <w:rsid w:val="009A342C"/>
    <w:rsid w:val="009A3581"/>
    <w:rsid w:val="009A3DAF"/>
    <w:rsid w:val="009A3E2F"/>
    <w:rsid w:val="009A40B2"/>
    <w:rsid w:val="009A444E"/>
    <w:rsid w:val="009A4555"/>
    <w:rsid w:val="009A494E"/>
    <w:rsid w:val="009A49BD"/>
    <w:rsid w:val="009A4EF9"/>
    <w:rsid w:val="009A53B7"/>
    <w:rsid w:val="009A5952"/>
    <w:rsid w:val="009A63AF"/>
    <w:rsid w:val="009A64C1"/>
    <w:rsid w:val="009A6DB3"/>
    <w:rsid w:val="009A6DDB"/>
    <w:rsid w:val="009A6E3E"/>
    <w:rsid w:val="009A6F51"/>
    <w:rsid w:val="009A6FA7"/>
    <w:rsid w:val="009A71E3"/>
    <w:rsid w:val="009A78BA"/>
    <w:rsid w:val="009A7A31"/>
    <w:rsid w:val="009A7E3B"/>
    <w:rsid w:val="009B006A"/>
    <w:rsid w:val="009B01C7"/>
    <w:rsid w:val="009B0812"/>
    <w:rsid w:val="009B0A55"/>
    <w:rsid w:val="009B0C41"/>
    <w:rsid w:val="009B0C9D"/>
    <w:rsid w:val="009B10FB"/>
    <w:rsid w:val="009B16BF"/>
    <w:rsid w:val="009B1708"/>
    <w:rsid w:val="009B1B12"/>
    <w:rsid w:val="009B1D81"/>
    <w:rsid w:val="009B1E68"/>
    <w:rsid w:val="009B28A8"/>
    <w:rsid w:val="009B2BB7"/>
    <w:rsid w:val="009B2BBC"/>
    <w:rsid w:val="009B2FCE"/>
    <w:rsid w:val="009B3069"/>
    <w:rsid w:val="009B352E"/>
    <w:rsid w:val="009B357A"/>
    <w:rsid w:val="009B370A"/>
    <w:rsid w:val="009B3E1D"/>
    <w:rsid w:val="009B3E6C"/>
    <w:rsid w:val="009B3E85"/>
    <w:rsid w:val="009B3F41"/>
    <w:rsid w:val="009B4184"/>
    <w:rsid w:val="009B4756"/>
    <w:rsid w:val="009B4986"/>
    <w:rsid w:val="009B49BF"/>
    <w:rsid w:val="009B4A3E"/>
    <w:rsid w:val="009B4B95"/>
    <w:rsid w:val="009B4D30"/>
    <w:rsid w:val="009B4DCD"/>
    <w:rsid w:val="009B4E27"/>
    <w:rsid w:val="009B5013"/>
    <w:rsid w:val="009B52F0"/>
    <w:rsid w:val="009B5320"/>
    <w:rsid w:val="009B53C2"/>
    <w:rsid w:val="009B576F"/>
    <w:rsid w:val="009B5B17"/>
    <w:rsid w:val="009B6200"/>
    <w:rsid w:val="009B6C00"/>
    <w:rsid w:val="009B6C5A"/>
    <w:rsid w:val="009B6E3E"/>
    <w:rsid w:val="009B70AC"/>
    <w:rsid w:val="009B7423"/>
    <w:rsid w:val="009B784C"/>
    <w:rsid w:val="009B7C35"/>
    <w:rsid w:val="009C0161"/>
    <w:rsid w:val="009C0EFC"/>
    <w:rsid w:val="009C0FA2"/>
    <w:rsid w:val="009C1153"/>
    <w:rsid w:val="009C124A"/>
    <w:rsid w:val="009C128E"/>
    <w:rsid w:val="009C13BB"/>
    <w:rsid w:val="009C1475"/>
    <w:rsid w:val="009C1823"/>
    <w:rsid w:val="009C1CF5"/>
    <w:rsid w:val="009C1E62"/>
    <w:rsid w:val="009C280B"/>
    <w:rsid w:val="009C2A49"/>
    <w:rsid w:val="009C2E09"/>
    <w:rsid w:val="009C2EB7"/>
    <w:rsid w:val="009C316A"/>
    <w:rsid w:val="009C32F3"/>
    <w:rsid w:val="009C39F2"/>
    <w:rsid w:val="009C3BDE"/>
    <w:rsid w:val="009C42B8"/>
    <w:rsid w:val="009C4613"/>
    <w:rsid w:val="009C4910"/>
    <w:rsid w:val="009C4B24"/>
    <w:rsid w:val="009C5325"/>
    <w:rsid w:val="009C53A9"/>
    <w:rsid w:val="009C54B8"/>
    <w:rsid w:val="009C5577"/>
    <w:rsid w:val="009C568C"/>
    <w:rsid w:val="009C5876"/>
    <w:rsid w:val="009C5E1D"/>
    <w:rsid w:val="009C62C9"/>
    <w:rsid w:val="009C6526"/>
    <w:rsid w:val="009C6872"/>
    <w:rsid w:val="009C68ED"/>
    <w:rsid w:val="009C6F38"/>
    <w:rsid w:val="009C76F9"/>
    <w:rsid w:val="009C7762"/>
    <w:rsid w:val="009C776B"/>
    <w:rsid w:val="009C782C"/>
    <w:rsid w:val="009C7DE2"/>
    <w:rsid w:val="009C7DED"/>
    <w:rsid w:val="009C7EB1"/>
    <w:rsid w:val="009D012F"/>
    <w:rsid w:val="009D03BA"/>
    <w:rsid w:val="009D0983"/>
    <w:rsid w:val="009D0A58"/>
    <w:rsid w:val="009D0AB4"/>
    <w:rsid w:val="009D0CBE"/>
    <w:rsid w:val="009D12C4"/>
    <w:rsid w:val="009D141F"/>
    <w:rsid w:val="009D147F"/>
    <w:rsid w:val="009D14A6"/>
    <w:rsid w:val="009D17BA"/>
    <w:rsid w:val="009D19DF"/>
    <w:rsid w:val="009D1AD6"/>
    <w:rsid w:val="009D1B09"/>
    <w:rsid w:val="009D1DBE"/>
    <w:rsid w:val="009D21B3"/>
    <w:rsid w:val="009D2321"/>
    <w:rsid w:val="009D25E3"/>
    <w:rsid w:val="009D2826"/>
    <w:rsid w:val="009D2A0B"/>
    <w:rsid w:val="009D2FD1"/>
    <w:rsid w:val="009D31DF"/>
    <w:rsid w:val="009D34B2"/>
    <w:rsid w:val="009D3CDD"/>
    <w:rsid w:val="009D4042"/>
    <w:rsid w:val="009D4239"/>
    <w:rsid w:val="009D4247"/>
    <w:rsid w:val="009D43EB"/>
    <w:rsid w:val="009D44F8"/>
    <w:rsid w:val="009D454F"/>
    <w:rsid w:val="009D4895"/>
    <w:rsid w:val="009D4A68"/>
    <w:rsid w:val="009D4EDD"/>
    <w:rsid w:val="009D5444"/>
    <w:rsid w:val="009D545C"/>
    <w:rsid w:val="009D58CF"/>
    <w:rsid w:val="009D591C"/>
    <w:rsid w:val="009D5956"/>
    <w:rsid w:val="009D5ADF"/>
    <w:rsid w:val="009D5B46"/>
    <w:rsid w:val="009D5DAC"/>
    <w:rsid w:val="009D5EEB"/>
    <w:rsid w:val="009D5F63"/>
    <w:rsid w:val="009D615E"/>
    <w:rsid w:val="009D6396"/>
    <w:rsid w:val="009D64C3"/>
    <w:rsid w:val="009D677B"/>
    <w:rsid w:val="009D6872"/>
    <w:rsid w:val="009D6DD7"/>
    <w:rsid w:val="009D6E64"/>
    <w:rsid w:val="009D6FCD"/>
    <w:rsid w:val="009D733C"/>
    <w:rsid w:val="009D7370"/>
    <w:rsid w:val="009D73B8"/>
    <w:rsid w:val="009D755B"/>
    <w:rsid w:val="009D766D"/>
    <w:rsid w:val="009D7BB2"/>
    <w:rsid w:val="009D7D9B"/>
    <w:rsid w:val="009D7EFC"/>
    <w:rsid w:val="009E02DE"/>
    <w:rsid w:val="009E060C"/>
    <w:rsid w:val="009E073C"/>
    <w:rsid w:val="009E097E"/>
    <w:rsid w:val="009E0D1E"/>
    <w:rsid w:val="009E0EC2"/>
    <w:rsid w:val="009E1721"/>
    <w:rsid w:val="009E1A19"/>
    <w:rsid w:val="009E1B45"/>
    <w:rsid w:val="009E1CFE"/>
    <w:rsid w:val="009E1FCB"/>
    <w:rsid w:val="009E200A"/>
    <w:rsid w:val="009E2163"/>
    <w:rsid w:val="009E25AE"/>
    <w:rsid w:val="009E27A7"/>
    <w:rsid w:val="009E29B3"/>
    <w:rsid w:val="009E29F0"/>
    <w:rsid w:val="009E2B44"/>
    <w:rsid w:val="009E2DF8"/>
    <w:rsid w:val="009E3039"/>
    <w:rsid w:val="009E3061"/>
    <w:rsid w:val="009E3128"/>
    <w:rsid w:val="009E35FA"/>
    <w:rsid w:val="009E3842"/>
    <w:rsid w:val="009E3EEB"/>
    <w:rsid w:val="009E3F26"/>
    <w:rsid w:val="009E3F31"/>
    <w:rsid w:val="009E43AB"/>
    <w:rsid w:val="009E44DE"/>
    <w:rsid w:val="009E46B4"/>
    <w:rsid w:val="009E487B"/>
    <w:rsid w:val="009E4986"/>
    <w:rsid w:val="009E4D3E"/>
    <w:rsid w:val="009E4DCC"/>
    <w:rsid w:val="009E4F21"/>
    <w:rsid w:val="009E524F"/>
    <w:rsid w:val="009E57DC"/>
    <w:rsid w:val="009E5CEA"/>
    <w:rsid w:val="009E6102"/>
    <w:rsid w:val="009E673E"/>
    <w:rsid w:val="009E6AF7"/>
    <w:rsid w:val="009E6CE2"/>
    <w:rsid w:val="009E7581"/>
    <w:rsid w:val="009E7A36"/>
    <w:rsid w:val="009E7D5C"/>
    <w:rsid w:val="009E7EA1"/>
    <w:rsid w:val="009E7F98"/>
    <w:rsid w:val="009F0441"/>
    <w:rsid w:val="009F0722"/>
    <w:rsid w:val="009F0ADC"/>
    <w:rsid w:val="009F0AF4"/>
    <w:rsid w:val="009F0CA4"/>
    <w:rsid w:val="009F0DEC"/>
    <w:rsid w:val="009F1135"/>
    <w:rsid w:val="009F11DE"/>
    <w:rsid w:val="009F1404"/>
    <w:rsid w:val="009F144C"/>
    <w:rsid w:val="009F162B"/>
    <w:rsid w:val="009F197A"/>
    <w:rsid w:val="009F1A6E"/>
    <w:rsid w:val="009F1EC2"/>
    <w:rsid w:val="009F214C"/>
    <w:rsid w:val="009F21C3"/>
    <w:rsid w:val="009F2610"/>
    <w:rsid w:val="009F2705"/>
    <w:rsid w:val="009F28FE"/>
    <w:rsid w:val="009F2F1C"/>
    <w:rsid w:val="009F3221"/>
    <w:rsid w:val="009F3227"/>
    <w:rsid w:val="009F3263"/>
    <w:rsid w:val="009F34A0"/>
    <w:rsid w:val="009F3824"/>
    <w:rsid w:val="009F3AF9"/>
    <w:rsid w:val="009F3E8F"/>
    <w:rsid w:val="009F3EDE"/>
    <w:rsid w:val="009F4173"/>
    <w:rsid w:val="009F44BC"/>
    <w:rsid w:val="009F497D"/>
    <w:rsid w:val="009F4ECF"/>
    <w:rsid w:val="009F4FF0"/>
    <w:rsid w:val="009F5D47"/>
    <w:rsid w:val="009F6177"/>
    <w:rsid w:val="009F61F5"/>
    <w:rsid w:val="009F6247"/>
    <w:rsid w:val="009F65C0"/>
    <w:rsid w:val="009F66FB"/>
    <w:rsid w:val="009F692F"/>
    <w:rsid w:val="009F69B1"/>
    <w:rsid w:val="009F6F2F"/>
    <w:rsid w:val="009F73CC"/>
    <w:rsid w:val="009F7687"/>
    <w:rsid w:val="009F77FE"/>
    <w:rsid w:val="00A004D0"/>
    <w:rsid w:val="00A007BA"/>
    <w:rsid w:val="00A00B21"/>
    <w:rsid w:val="00A00E48"/>
    <w:rsid w:val="00A01045"/>
    <w:rsid w:val="00A012E9"/>
    <w:rsid w:val="00A01730"/>
    <w:rsid w:val="00A019CC"/>
    <w:rsid w:val="00A01AC0"/>
    <w:rsid w:val="00A01FAC"/>
    <w:rsid w:val="00A01FF4"/>
    <w:rsid w:val="00A02A45"/>
    <w:rsid w:val="00A02EA9"/>
    <w:rsid w:val="00A02F06"/>
    <w:rsid w:val="00A03067"/>
    <w:rsid w:val="00A031A0"/>
    <w:rsid w:val="00A031A2"/>
    <w:rsid w:val="00A03424"/>
    <w:rsid w:val="00A03567"/>
    <w:rsid w:val="00A035A9"/>
    <w:rsid w:val="00A03C89"/>
    <w:rsid w:val="00A03F59"/>
    <w:rsid w:val="00A042FC"/>
    <w:rsid w:val="00A04576"/>
    <w:rsid w:val="00A049CD"/>
    <w:rsid w:val="00A04AE3"/>
    <w:rsid w:val="00A04C64"/>
    <w:rsid w:val="00A04D0A"/>
    <w:rsid w:val="00A05143"/>
    <w:rsid w:val="00A05325"/>
    <w:rsid w:val="00A059F6"/>
    <w:rsid w:val="00A05A8E"/>
    <w:rsid w:val="00A060A7"/>
    <w:rsid w:val="00A062FE"/>
    <w:rsid w:val="00A0683C"/>
    <w:rsid w:val="00A06980"/>
    <w:rsid w:val="00A06C7D"/>
    <w:rsid w:val="00A07062"/>
    <w:rsid w:val="00A0708B"/>
    <w:rsid w:val="00A07326"/>
    <w:rsid w:val="00A0760D"/>
    <w:rsid w:val="00A07909"/>
    <w:rsid w:val="00A07ADD"/>
    <w:rsid w:val="00A07D07"/>
    <w:rsid w:val="00A1054A"/>
    <w:rsid w:val="00A106CC"/>
    <w:rsid w:val="00A109D7"/>
    <w:rsid w:val="00A10ADE"/>
    <w:rsid w:val="00A10B50"/>
    <w:rsid w:val="00A10D7F"/>
    <w:rsid w:val="00A114AD"/>
    <w:rsid w:val="00A11537"/>
    <w:rsid w:val="00A11C0F"/>
    <w:rsid w:val="00A11D16"/>
    <w:rsid w:val="00A11DCF"/>
    <w:rsid w:val="00A11E03"/>
    <w:rsid w:val="00A12310"/>
    <w:rsid w:val="00A12313"/>
    <w:rsid w:val="00A123AE"/>
    <w:rsid w:val="00A128AD"/>
    <w:rsid w:val="00A12B30"/>
    <w:rsid w:val="00A12CE1"/>
    <w:rsid w:val="00A130BF"/>
    <w:rsid w:val="00A13790"/>
    <w:rsid w:val="00A138D8"/>
    <w:rsid w:val="00A139FE"/>
    <w:rsid w:val="00A140AB"/>
    <w:rsid w:val="00A140D6"/>
    <w:rsid w:val="00A1430A"/>
    <w:rsid w:val="00A144AA"/>
    <w:rsid w:val="00A147DE"/>
    <w:rsid w:val="00A1481F"/>
    <w:rsid w:val="00A14C10"/>
    <w:rsid w:val="00A14F19"/>
    <w:rsid w:val="00A14FF2"/>
    <w:rsid w:val="00A153BD"/>
    <w:rsid w:val="00A15464"/>
    <w:rsid w:val="00A15602"/>
    <w:rsid w:val="00A156AF"/>
    <w:rsid w:val="00A159CB"/>
    <w:rsid w:val="00A15BAA"/>
    <w:rsid w:val="00A1610F"/>
    <w:rsid w:val="00A16665"/>
    <w:rsid w:val="00A16938"/>
    <w:rsid w:val="00A169DC"/>
    <w:rsid w:val="00A16B00"/>
    <w:rsid w:val="00A16C42"/>
    <w:rsid w:val="00A170E7"/>
    <w:rsid w:val="00A171EB"/>
    <w:rsid w:val="00A17326"/>
    <w:rsid w:val="00A17412"/>
    <w:rsid w:val="00A1765E"/>
    <w:rsid w:val="00A17ADD"/>
    <w:rsid w:val="00A17B8B"/>
    <w:rsid w:val="00A17DAC"/>
    <w:rsid w:val="00A202BC"/>
    <w:rsid w:val="00A2034D"/>
    <w:rsid w:val="00A203BE"/>
    <w:rsid w:val="00A2061D"/>
    <w:rsid w:val="00A208E9"/>
    <w:rsid w:val="00A20CF7"/>
    <w:rsid w:val="00A20E50"/>
    <w:rsid w:val="00A2115C"/>
    <w:rsid w:val="00A2116A"/>
    <w:rsid w:val="00A211D9"/>
    <w:rsid w:val="00A2144F"/>
    <w:rsid w:val="00A21659"/>
    <w:rsid w:val="00A21753"/>
    <w:rsid w:val="00A218F5"/>
    <w:rsid w:val="00A21B58"/>
    <w:rsid w:val="00A21E18"/>
    <w:rsid w:val="00A21EAD"/>
    <w:rsid w:val="00A21F0D"/>
    <w:rsid w:val="00A2210C"/>
    <w:rsid w:val="00A22252"/>
    <w:rsid w:val="00A222EA"/>
    <w:rsid w:val="00A22597"/>
    <w:rsid w:val="00A226C9"/>
    <w:rsid w:val="00A228D8"/>
    <w:rsid w:val="00A229A5"/>
    <w:rsid w:val="00A22A12"/>
    <w:rsid w:val="00A22D3B"/>
    <w:rsid w:val="00A22EB5"/>
    <w:rsid w:val="00A2335C"/>
    <w:rsid w:val="00A23559"/>
    <w:rsid w:val="00A23574"/>
    <w:rsid w:val="00A237B2"/>
    <w:rsid w:val="00A239A9"/>
    <w:rsid w:val="00A23C36"/>
    <w:rsid w:val="00A23E0E"/>
    <w:rsid w:val="00A243B9"/>
    <w:rsid w:val="00A24576"/>
    <w:rsid w:val="00A245BE"/>
    <w:rsid w:val="00A2469E"/>
    <w:rsid w:val="00A247C6"/>
    <w:rsid w:val="00A247CF"/>
    <w:rsid w:val="00A24AE0"/>
    <w:rsid w:val="00A24F07"/>
    <w:rsid w:val="00A25116"/>
    <w:rsid w:val="00A254F7"/>
    <w:rsid w:val="00A25671"/>
    <w:rsid w:val="00A256FA"/>
    <w:rsid w:val="00A258D7"/>
    <w:rsid w:val="00A259A2"/>
    <w:rsid w:val="00A25C51"/>
    <w:rsid w:val="00A261C8"/>
    <w:rsid w:val="00A2673B"/>
    <w:rsid w:val="00A2684C"/>
    <w:rsid w:val="00A269D0"/>
    <w:rsid w:val="00A269E5"/>
    <w:rsid w:val="00A26A9A"/>
    <w:rsid w:val="00A26E10"/>
    <w:rsid w:val="00A26E5C"/>
    <w:rsid w:val="00A2736F"/>
    <w:rsid w:val="00A27B86"/>
    <w:rsid w:val="00A27C3D"/>
    <w:rsid w:val="00A27EA6"/>
    <w:rsid w:val="00A30233"/>
    <w:rsid w:val="00A30F6D"/>
    <w:rsid w:val="00A30F77"/>
    <w:rsid w:val="00A310AD"/>
    <w:rsid w:val="00A311E9"/>
    <w:rsid w:val="00A31278"/>
    <w:rsid w:val="00A3128E"/>
    <w:rsid w:val="00A3159C"/>
    <w:rsid w:val="00A31A38"/>
    <w:rsid w:val="00A31AA1"/>
    <w:rsid w:val="00A31E26"/>
    <w:rsid w:val="00A32007"/>
    <w:rsid w:val="00A32406"/>
    <w:rsid w:val="00A3284D"/>
    <w:rsid w:val="00A32ADC"/>
    <w:rsid w:val="00A32BCB"/>
    <w:rsid w:val="00A32FEF"/>
    <w:rsid w:val="00A33384"/>
    <w:rsid w:val="00A33433"/>
    <w:rsid w:val="00A3380C"/>
    <w:rsid w:val="00A338E3"/>
    <w:rsid w:val="00A339CE"/>
    <w:rsid w:val="00A33B09"/>
    <w:rsid w:val="00A33BC3"/>
    <w:rsid w:val="00A33DDA"/>
    <w:rsid w:val="00A33F98"/>
    <w:rsid w:val="00A3418D"/>
    <w:rsid w:val="00A342AA"/>
    <w:rsid w:val="00A34415"/>
    <w:rsid w:val="00A347F6"/>
    <w:rsid w:val="00A35066"/>
    <w:rsid w:val="00A350DD"/>
    <w:rsid w:val="00A3512A"/>
    <w:rsid w:val="00A3585C"/>
    <w:rsid w:val="00A35884"/>
    <w:rsid w:val="00A359AC"/>
    <w:rsid w:val="00A35E68"/>
    <w:rsid w:val="00A35F15"/>
    <w:rsid w:val="00A362B4"/>
    <w:rsid w:val="00A362EF"/>
    <w:rsid w:val="00A3656D"/>
    <w:rsid w:val="00A36883"/>
    <w:rsid w:val="00A36B45"/>
    <w:rsid w:val="00A36DD1"/>
    <w:rsid w:val="00A36E8E"/>
    <w:rsid w:val="00A37A16"/>
    <w:rsid w:val="00A37DC7"/>
    <w:rsid w:val="00A402DE"/>
    <w:rsid w:val="00A402E4"/>
    <w:rsid w:val="00A4032D"/>
    <w:rsid w:val="00A403D6"/>
    <w:rsid w:val="00A404F9"/>
    <w:rsid w:val="00A409D0"/>
    <w:rsid w:val="00A40D3C"/>
    <w:rsid w:val="00A40E81"/>
    <w:rsid w:val="00A41231"/>
    <w:rsid w:val="00A4130B"/>
    <w:rsid w:val="00A413EB"/>
    <w:rsid w:val="00A41442"/>
    <w:rsid w:val="00A41770"/>
    <w:rsid w:val="00A418C3"/>
    <w:rsid w:val="00A41A09"/>
    <w:rsid w:val="00A41BDF"/>
    <w:rsid w:val="00A41F00"/>
    <w:rsid w:val="00A41FE4"/>
    <w:rsid w:val="00A42145"/>
    <w:rsid w:val="00A42A5D"/>
    <w:rsid w:val="00A42DB9"/>
    <w:rsid w:val="00A42F7C"/>
    <w:rsid w:val="00A4320E"/>
    <w:rsid w:val="00A43212"/>
    <w:rsid w:val="00A43370"/>
    <w:rsid w:val="00A43AD0"/>
    <w:rsid w:val="00A43DD4"/>
    <w:rsid w:val="00A4413B"/>
    <w:rsid w:val="00A44706"/>
    <w:rsid w:val="00A44BDE"/>
    <w:rsid w:val="00A44C01"/>
    <w:rsid w:val="00A44F6F"/>
    <w:rsid w:val="00A45199"/>
    <w:rsid w:val="00A453AF"/>
    <w:rsid w:val="00A457B0"/>
    <w:rsid w:val="00A45943"/>
    <w:rsid w:val="00A45E44"/>
    <w:rsid w:val="00A460D3"/>
    <w:rsid w:val="00A4617A"/>
    <w:rsid w:val="00A46AD1"/>
    <w:rsid w:val="00A46D34"/>
    <w:rsid w:val="00A46E20"/>
    <w:rsid w:val="00A47485"/>
    <w:rsid w:val="00A474AA"/>
    <w:rsid w:val="00A47554"/>
    <w:rsid w:val="00A47885"/>
    <w:rsid w:val="00A47A92"/>
    <w:rsid w:val="00A47C08"/>
    <w:rsid w:val="00A47E88"/>
    <w:rsid w:val="00A502D7"/>
    <w:rsid w:val="00A5036C"/>
    <w:rsid w:val="00A50397"/>
    <w:rsid w:val="00A5045D"/>
    <w:rsid w:val="00A50A75"/>
    <w:rsid w:val="00A50D07"/>
    <w:rsid w:val="00A50DD4"/>
    <w:rsid w:val="00A50E1C"/>
    <w:rsid w:val="00A5144F"/>
    <w:rsid w:val="00A514A3"/>
    <w:rsid w:val="00A518D7"/>
    <w:rsid w:val="00A518FB"/>
    <w:rsid w:val="00A51B2F"/>
    <w:rsid w:val="00A51E8D"/>
    <w:rsid w:val="00A5270E"/>
    <w:rsid w:val="00A52EBB"/>
    <w:rsid w:val="00A52FE0"/>
    <w:rsid w:val="00A530C8"/>
    <w:rsid w:val="00A53279"/>
    <w:rsid w:val="00A532C9"/>
    <w:rsid w:val="00A5333D"/>
    <w:rsid w:val="00A533A5"/>
    <w:rsid w:val="00A533DB"/>
    <w:rsid w:val="00A53A30"/>
    <w:rsid w:val="00A53AC4"/>
    <w:rsid w:val="00A53D8A"/>
    <w:rsid w:val="00A53EA4"/>
    <w:rsid w:val="00A53EDC"/>
    <w:rsid w:val="00A53F66"/>
    <w:rsid w:val="00A53FCF"/>
    <w:rsid w:val="00A54012"/>
    <w:rsid w:val="00A54323"/>
    <w:rsid w:val="00A544DC"/>
    <w:rsid w:val="00A544E4"/>
    <w:rsid w:val="00A54964"/>
    <w:rsid w:val="00A54BC2"/>
    <w:rsid w:val="00A54E3E"/>
    <w:rsid w:val="00A54FCA"/>
    <w:rsid w:val="00A553CA"/>
    <w:rsid w:val="00A556E5"/>
    <w:rsid w:val="00A559ED"/>
    <w:rsid w:val="00A55A11"/>
    <w:rsid w:val="00A55BF1"/>
    <w:rsid w:val="00A56170"/>
    <w:rsid w:val="00A56776"/>
    <w:rsid w:val="00A568C8"/>
    <w:rsid w:val="00A569B9"/>
    <w:rsid w:val="00A56B1E"/>
    <w:rsid w:val="00A56B58"/>
    <w:rsid w:val="00A56BF1"/>
    <w:rsid w:val="00A56F41"/>
    <w:rsid w:val="00A5700C"/>
    <w:rsid w:val="00A5711F"/>
    <w:rsid w:val="00A572B4"/>
    <w:rsid w:val="00A57A20"/>
    <w:rsid w:val="00A57B00"/>
    <w:rsid w:val="00A57E59"/>
    <w:rsid w:val="00A57F0D"/>
    <w:rsid w:val="00A60019"/>
    <w:rsid w:val="00A60192"/>
    <w:rsid w:val="00A60705"/>
    <w:rsid w:val="00A6080F"/>
    <w:rsid w:val="00A60E28"/>
    <w:rsid w:val="00A60E6E"/>
    <w:rsid w:val="00A611A7"/>
    <w:rsid w:val="00A61889"/>
    <w:rsid w:val="00A6190D"/>
    <w:rsid w:val="00A6191A"/>
    <w:rsid w:val="00A61B74"/>
    <w:rsid w:val="00A61C39"/>
    <w:rsid w:val="00A61EBB"/>
    <w:rsid w:val="00A62044"/>
    <w:rsid w:val="00A622B2"/>
    <w:rsid w:val="00A62501"/>
    <w:rsid w:val="00A62C87"/>
    <w:rsid w:val="00A62E0B"/>
    <w:rsid w:val="00A63357"/>
    <w:rsid w:val="00A63A2A"/>
    <w:rsid w:val="00A64038"/>
    <w:rsid w:val="00A642D1"/>
    <w:rsid w:val="00A642DD"/>
    <w:rsid w:val="00A643AF"/>
    <w:rsid w:val="00A64B27"/>
    <w:rsid w:val="00A65507"/>
    <w:rsid w:val="00A65513"/>
    <w:rsid w:val="00A65639"/>
    <w:rsid w:val="00A65B89"/>
    <w:rsid w:val="00A65BFC"/>
    <w:rsid w:val="00A65C7E"/>
    <w:rsid w:val="00A65D62"/>
    <w:rsid w:val="00A660AB"/>
    <w:rsid w:val="00A66197"/>
    <w:rsid w:val="00A661E1"/>
    <w:rsid w:val="00A6623F"/>
    <w:rsid w:val="00A668A3"/>
    <w:rsid w:val="00A668F5"/>
    <w:rsid w:val="00A66E8A"/>
    <w:rsid w:val="00A66FF7"/>
    <w:rsid w:val="00A67002"/>
    <w:rsid w:val="00A674D5"/>
    <w:rsid w:val="00A678C2"/>
    <w:rsid w:val="00A67952"/>
    <w:rsid w:val="00A67A28"/>
    <w:rsid w:val="00A67B4D"/>
    <w:rsid w:val="00A70272"/>
    <w:rsid w:val="00A7047A"/>
    <w:rsid w:val="00A705E4"/>
    <w:rsid w:val="00A70640"/>
    <w:rsid w:val="00A70DE8"/>
    <w:rsid w:val="00A70F34"/>
    <w:rsid w:val="00A711E0"/>
    <w:rsid w:val="00A71755"/>
    <w:rsid w:val="00A7193D"/>
    <w:rsid w:val="00A719FA"/>
    <w:rsid w:val="00A71ABB"/>
    <w:rsid w:val="00A71AF0"/>
    <w:rsid w:val="00A71AF1"/>
    <w:rsid w:val="00A71B26"/>
    <w:rsid w:val="00A71BB9"/>
    <w:rsid w:val="00A71EBA"/>
    <w:rsid w:val="00A71F3F"/>
    <w:rsid w:val="00A72878"/>
    <w:rsid w:val="00A72A0D"/>
    <w:rsid w:val="00A7305A"/>
    <w:rsid w:val="00A73063"/>
    <w:rsid w:val="00A73405"/>
    <w:rsid w:val="00A73579"/>
    <w:rsid w:val="00A73949"/>
    <w:rsid w:val="00A73D52"/>
    <w:rsid w:val="00A73FEF"/>
    <w:rsid w:val="00A74108"/>
    <w:rsid w:val="00A742E7"/>
    <w:rsid w:val="00A74439"/>
    <w:rsid w:val="00A74871"/>
    <w:rsid w:val="00A749F0"/>
    <w:rsid w:val="00A74E4D"/>
    <w:rsid w:val="00A74EBC"/>
    <w:rsid w:val="00A75235"/>
    <w:rsid w:val="00A754C0"/>
    <w:rsid w:val="00A75652"/>
    <w:rsid w:val="00A75910"/>
    <w:rsid w:val="00A75A87"/>
    <w:rsid w:val="00A75C8B"/>
    <w:rsid w:val="00A75D4E"/>
    <w:rsid w:val="00A75D6B"/>
    <w:rsid w:val="00A75D79"/>
    <w:rsid w:val="00A75D82"/>
    <w:rsid w:val="00A75EA2"/>
    <w:rsid w:val="00A75EB5"/>
    <w:rsid w:val="00A75F17"/>
    <w:rsid w:val="00A760C3"/>
    <w:rsid w:val="00A76123"/>
    <w:rsid w:val="00A76355"/>
    <w:rsid w:val="00A7694B"/>
    <w:rsid w:val="00A76B5D"/>
    <w:rsid w:val="00A76BB1"/>
    <w:rsid w:val="00A76C73"/>
    <w:rsid w:val="00A76F80"/>
    <w:rsid w:val="00A77262"/>
    <w:rsid w:val="00A77378"/>
    <w:rsid w:val="00A7739C"/>
    <w:rsid w:val="00A773D3"/>
    <w:rsid w:val="00A77519"/>
    <w:rsid w:val="00A775ED"/>
    <w:rsid w:val="00A776D6"/>
    <w:rsid w:val="00A77A3E"/>
    <w:rsid w:val="00A77A48"/>
    <w:rsid w:val="00A77E00"/>
    <w:rsid w:val="00A80042"/>
    <w:rsid w:val="00A800F7"/>
    <w:rsid w:val="00A8047F"/>
    <w:rsid w:val="00A80622"/>
    <w:rsid w:val="00A80661"/>
    <w:rsid w:val="00A80F13"/>
    <w:rsid w:val="00A80FDA"/>
    <w:rsid w:val="00A81239"/>
    <w:rsid w:val="00A81451"/>
    <w:rsid w:val="00A81493"/>
    <w:rsid w:val="00A81A86"/>
    <w:rsid w:val="00A81D35"/>
    <w:rsid w:val="00A81E86"/>
    <w:rsid w:val="00A823FB"/>
    <w:rsid w:val="00A827C3"/>
    <w:rsid w:val="00A837B2"/>
    <w:rsid w:val="00A838CF"/>
    <w:rsid w:val="00A83ECE"/>
    <w:rsid w:val="00A83FA9"/>
    <w:rsid w:val="00A8458F"/>
    <w:rsid w:val="00A84594"/>
    <w:rsid w:val="00A84722"/>
    <w:rsid w:val="00A849A4"/>
    <w:rsid w:val="00A84C16"/>
    <w:rsid w:val="00A84F48"/>
    <w:rsid w:val="00A850AE"/>
    <w:rsid w:val="00A8510F"/>
    <w:rsid w:val="00A8535E"/>
    <w:rsid w:val="00A85A61"/>
    <w:rsid w:val="00A85DE5"/>
    <w:rsid w:val="00A860F5"/>
    <w:rsid w:val="00A861D7"/>
    <w:rsid w:val="00A8645A"/>
    <w:rsid w:val="00A86730"/>
    <w:rsid w:val="00A869B2"/>
    <w:rsid w:val="00A86ED5"/>
    <w:rsid w:val="00A87021"/>
    <w:rsid w:val="00A870C4"/>
    <w:rsid w:val="00A8734E"/>
    <w:rsid w:val="00A87843"/>
    <w:rsid w:val="00A87864"/>
    <w:rsid w:val="00A87B65"/>
    <w:rsid w:val="00A87B6C"/>
    <w:rsid w:val="00A87C55"/>
    <w:rsid w:val="00A87CCA"/>
    <w:rsid w:val="00A87D43"/>
    <w:rsid w:val="00A87D4B"/>
    <w:rsid w:val="00A87E04"/>
    <w:rsid w:val="00A90393"/>
    <w:rsid w:val="00A90638"/>
    <w:rsid w:val="00A90662"/>
    <w:rsid w:val="00A9092A"/>
    <w:rsid w:val="00A90C43"/>
    <w:rsid w:val="00A90D91"/>
    <w:rsid w:val="00A91957"/>
    <w:rsid w:val="00A91EE6"/>
    <w:rsid w:val="00A920A1"/>
    <w:rsid w:val="00A923C3"/>
    <w:rsid w:val="00A924A4"/>
    <w:rsid w:val="00A925DA"/>
    <w:rsid w:val="00A92BCB"/>
    <w:rsid w:val="00A92DF1"/>
    <w:rsid w:val="00A92ECD"/>
    <w:rsid w:val="00A932A5"/>
    <w:rsid w:val="00A933D7"/>
    <w:rsid w:val="00A93639"/>
    <w:rsid w:val="00A936DD"/>
    <w:rsid w:val="00A9374D"/>
    <w:rsid w:val="00A9390C"/>
    <w:rsid w:val="00A9390F"/>
    <w:rsid w:val="00A93BB7"/>
    <w:rsid w:val="00A93E8A"/>
    <w:rsid w:val="00A94360"/>
    <w:rsid w:val="00A946FA"/>
    <w:rsid w:val="00A949FA"/>
    <w:rsid w:val="00A94DF4"/>
    <w:rsid w:val="00A94E4E"/>
    <w:rsid w:val="00A94EB3"/>
    <w:rsid w:val="00A94F78"/>
    <w:rsid w:val="00A94FB0"/>
    <w:rsid w:val="00A952CA"/>
    <w:rsid w:val="00A952F1"/>
    <w:rsid w:val="00A956A6"/>
    <w:rsid w:val="00A95953"/>
    <w:rsid w:val="00A95ADB"/>
    <w:rsid w:val="00A95BB3"/>
    <w:rsid w:val="00A95C5B"/>
    <w:rsid w:val="00A960A9"/>
    <w:rsid w:val="00A962A3"/>
    <w:rsid w:val="00A96381"/>
    <w:rsid w:val="00A9651B"/>
    <w:rsid w:val="00A96913"/>
    <w:rsid w:val="00A96B35"/>
    <w:rsid w:val="00A96B4B"/>
    <w:rsid w:val="00A96C10"/>
    <w:rsid w:val="00A96F16"/>
    <w:rsid w:val="00A9710C"/>
    <w:rsid w:val="00A973BD"/>
    <w:rsid w:val="00A9757C"/>
    <w:rsid w:val="00A97BEF"/>
    <w:rsid w:val="00A97ECA"/>
    <w:rsid w:val="00AA0079"/>
    <w:rsid w:val="00AA0166"/>
    <w:rsid w:val="00AA0902"/>
    <w:rsid w:val="00AA093D"/>
    <w:rsid w:val="00AA09B3"/>
    <w:rsid w:val="00AA0B06"/>
    <w:rsid w:val="00AA126D"/>
    <w:rsid w:val="00AA1367"/>
    <w:rsid w:val="00AA1468"/>
    <w:rsid w:val="00AA14A8"/>
    <w:rsid w:val="00AA1627"/>
    <w:rsid w:val="00AA1753"/>
    <w:rsid w:val="00AA1A7A"/>
    <w:rsid w:val="00AA1E94"/>
    <w:rsid w:val="00AA1FC7"/>
    <w:rsid w:val="00AA2278"/>
    <w:rsid w:val="00AA22A5"/>
    <w:rsid w:val="00AA2441"/>
    <w:rsid w:val="00AA2455"/>
    <w:rsid w:val="00AA2808"/>
    <w:rsid w:val="00AA2A85"/>
    <w:rsid w:val="00AA2C04"/>
    <w:rsid w:val="00AA2FF8"/>
    <w:rsid w:val="00AA3174"/>
    <w:rsid w:val="00AA3459"/>
    <w:rsid w:val="00AA36A8"/>
    <w:rsid w:val="00AA371F"/>
    <w:rsid w:val="00AA3838"/>
    <w:rsid w:val="00AA38C2"/>
    <w:rsid w:val="00AA3995"/>
    <w:rsid w:val="00AA3A43"/>
    <w:rsid w:val="00AA3C54"/>
    <w:rsid w:val="00AA3F2A"/>
    <w:rsid w:val="00AA435A"/>
    <w:rsid w:val="00AA4678"/>
    <w:rsid w:val="00AA46FC"/>
    <w:rsid w:val="00AA4B77"/>
    <w:rsid w:val="00AA4DCF"/>
    <w:rsid w:val="00AA5042"/>
    <w:rsid w:val="00AA53D4"/>
    <w:rsid w:val="00AA5418"/>
    <w:rsid w:val="00AA5697"/>
    <w:rsid w:val="00AA58F6"/>
    <w:rsid w:val="00AA5EB4"/>
    <w:rsid w:val="00AA5F52"/>
    <w:rsid w:val="00AA5F5E"/>
    <w:rsid w:val="00AA5F63"/>
    <w:rsid w:val="00AA6F2E"/>
    <w:rsid w:val="00AA718A"/>
    <w:rsid w:val="00AA719B"/>
    <w:rsid w:val="00AA71BB"/>
    <w:rsid w:val="00AA7202"/>
    <w:rsid w:val="00AA7210"/>
    <w:rsid w:val="00AA728D"/>
    <w:rsid w:val="00AA754C"/>
    <w:rsid w:val="00AA766D"/>
    <w:rsid w:val="00AA788E"/>
    <w:rsid w:val="00AA7AA3"/>
    <w:rsid w:val="00AA7F30"/>
    <w:rsid w:val="00AB00E9"/>
    <w:rsid w:val="00AB02DB"/>
    <w:rsid w:val="00AB05E5"/>
    <w:rsid w:val="00AB0897"/>
    <w:rsid w:val="00AB0E08"/>
    <w:rsid w:val="00AB0F65"/>
    <w:rsid w:val="00AB10D7"/>
    <w:rsid w:val="00AB11A1"/>
    <w:rsid w:val="00AB141D"/>
    <w:rsid w:val="00AB16B4"/>
    <w:rsid w:val="00AB1A0C"/>
    <w:rsid w:val="00AB20BE"/>
    <w:rsid w:val="00AB23BA"/>
    <w:rsid w:val="00AB261D"/>
    <w:rsid w:val="00AB264B"/>
    <w:rsid w:val="00AB2771"/>
    <w:rsid w:val="00AB27AB"/>
    <w:rsid w:val="00AB2BBB"/>
    <w:rsid w:val="00AB2D0C"/>
    <w:rsid w:val="00AB2DA7"/>
    <w:rsid w:val="00AB3303"/>
    <w:rsid w:val="00AB3424"/>
    <w:rsid w:val="00AB34BF"/>
    <w:rsid w:val="00AB3537"/>
    <w:rsid w:val="00AB3902"/>
    <w:rsid w:val="00AB3DC8"/>
    <w:rsid w:val="00AB4338"/>
    <w:rsid w:val="00AB4CE8"/>
    <w:rsid w:val="00AB4F3B"/>
    <w:rsid w:val="00AB51AD"/>
    <w:rsid w:val="00AB52FC"/>
    <w:rsid w:val="00AB578A"/>
    <w:rsid w:val="00AB5806"/>
    <w:rsid w:val="00AB5C3A"/>
    <w:rsid w:val="00AB5D54"/>
    <w:rsid w:val="00AB5DD8"/>
    <w:rsid w:val="00AB6050"/>
    <w:rsid w:val="00AB628F"/>
    <w:rsid w:val="00AB6472"/>
    <w:rsid w:val="00AB68E1"/>
    <w:rsid w:val="00AB6A98"/>
    <w:rsid w:val="00AB7416"/>
    <w:rsid w:val="00AB78A9"/>
    <w:rsid w:val="00AB793C"/>
    <w:rsid w:val="00AB7B41"/>
    <w:rsid w:val="00AB7BE6"/>
    <w:rsid w:val="00AB7E41"/>
    <w:rsid w:val="00AC02C3"/>
    <w:rsid w:val="00AC04AC"/>
    <w:rsid w:val="00AC04EB"/>
    <w:rsid w:val="00AC064F"/>
    <w:rsid w:val="00AC077A"/>
    <w:rsid w:val="00AC09A7"/>
    <w:rsid w:val="00AC0FA1"/>
    <w:rsid w:val="00AC147E"/>
    <w:rsid w:val="00AC14AC"/>
    <w:rsid w:val="00AC16D4"/>
    <w:rsid w:val="00AC16FF"/>
    <w:rsid w:val="00AC1AFD"/>
    <w:rsid w:val="00AC1BF3"/>
    <w:rsid w:val="00AC1CDF"/>
    <w:rsid w:val="00AC1EFB"/>
    <w:rsid w:val="00AC1FD3"/>
    <w:rsid w:val="00AC268B"/>
    <w:rsid w:val="00AC26C9"/>
    <w:rsid w:val="00AC278A"/>
    <w:rsid w:val="00AC27CB"/>
    <w:rsid w:val="00AC2C68"/>
    <w:rsid w:val="00AC2F73"/>
    <w:rsid w:val="00AC2F77"/>
    <w:rsid w:val="00AC335B"/>
    <w:rsid w:val="00AC341E"/>
    <w:rsid w:val="00AC3900"/>
    <w:rsid w:val="00AC3B35"/>
    <w:rsid w:val="00AC3BC7"/>
    <w:rsid w:val="00AC3D73"/>
    <w:rsid w:val="00AC3E08"/>
    <w:rsid w:val="00AC40E6"/>
    <w:rsid w:val="00AC4245"/>
    <w:rsid w:val="00AC4287"/>
    <w:rsid w:val="00AC42A3"/>
    <w:rsid w:val="00AC48C3"/>
    <w:rsid w:val="00AC48C4"/>
    <w:rsid w:val="00AC4FBF"/>
    <w:rsid w:val="00AC5128"/>
    <w:rsid w:val="00AC5573"/>
    <w:rsid w:val="00AC6A0F"/>
    <w:rsid w:val="00AC6AC3"/>
    <w:rsid w:val="00AC6E85"/>
    <w:rsid w:val="00AC6F7E"/>
    <w:rsid w:val="00AC734D"/>
    <w:rsid w:val="00AC740C"/>
    <w:rsid w:val="00AC7526"/>
    <w:rsid w:val="00AD040F"/>
    <w:rsid w:val="00AD067D"/>
    <w:rsid w:val="00AD07F5"/>
    <w:rsid w:val="00AD1112"/>
    <w:rsid w:val="00AD13E8"/>
    <w:rsid w:val="00AD14D8"/>
    <w:rsid w:val="00AD16F1"/>
    <w:rsid w:val="00AD17DE"/>
    <w:rsid w:val="00AD1938"/>
    <w:rsid w:val="00AD1ACC"/>
    <w:rsid w:val="00AD1BEC"/>
    <w:rsid w:val="00AD1CD4"/>
    <w:rsid w:val="00AD1CD9"/>
    <w:rsid w:val="00AD1EDD"/>
    <w:rsid w:val="00AD2596"/>
    <w:rsid w:val="00AD27A0"/>
    <w:rsid w:val="00AD27D4"/>
    <w:rsid w:val="00AD280A"/>
    <w:rsid w:val="00AD3175"/>
    <w:rsid w:val="00AD319A"/>
    <w:rsid w:val="00AD31CE"/>
    <w:rsid w:val="00AD343A"/>
    <w:rsid w:val="00AD34AC"/>
    <w:rsid w:val="00AD34E2"/>
    <w:rsid w:val="00AD35BD"/>
    <w:rsid w:val="00AD3661"/>
    <w:rsid w:val="00AD36DE"/>
    <w:rsid w:val="00AD377E"/>
    <w:rsid w:val="00AD37B0"/>
    <w:rsid w:val="00AD3AD1"/>
    <w:rsid w:val="00AD3BB9"/>
    <w:rsid w:val="00AD3EA1"/>
    <w:rsid w:val="00AD3EBC"/>
    <w:rsid w:val="00AD3F1D"/>
    <w:rsid w:val="00AD4033"/>
    <w:rsid w:val="00AD4631"/>
    <w:rsid w:val="00AD4783"/>
    <w:rsid w:val="00AD4C5F"/>
    <w:rsid w:val="00AD4CBB"/>
    <w:rsid w:val="00AD4E24"/>
    <w:rsid w:val="00AD5946"/>
    <w:rsid w:val="00AD59A8"/>
    <w:rsid w:val="00AD5C20"/>
    <w:rsid w:val="00AD5E29"/>
    <w:rsid w:val="00AD5F57"/>
    <w:rsid w:val="00AD602B"/>
    <w:rsid w:val="00AD627F"/>
    <w:rsid w:val="00AD68B2"/>
    <w:rsid w:val="00AD690C"/>
    <w:rsid w:val="00AD69C9"/>
    <w:rsid w:val="00AD78FB"/>
    <w:rsid w:val="00AD7A41"/>
    <w:rsid w:val="00AD7F16"/>
    <w:rsid w:val="00AD7F8D"/>
    <w:rsid w:val="00AE0322"/>
    <w:rsid w:val="00AE057F"/>
    <w:rsid w:val="00AE06E6"/>
    <w:rsid w:val="00AE10FB"/>
    <w:rsid w:val="00AE1430"/>
    <w:rsid w:val="00AE17AF"/>
    <w:rsid w:val="00AE18DB"/>
    <w:rsid w:val="00AE1C2A"/>
    <w:rsid w:val="00AE1D6F"/>
    <w:rsid w:val="00AE1EEC"/>
    <w:rsid w:val="00AE1F71"/>
    <w:rsid w:val="00AE2038"/>
    <w:rsid w:val="00AE2583"/>
    <w:rsid w:val="00AE2678"/>
    <w:rsid w:val="00AE2691"/>
    <w:rsid w:val="00AE2758"/>
    <w:rsid w:val="00AE2803"/>
    <w:rsid w:val="00AE2832"/>
    <w:rsid w:val="00AE283E"/>
    <w:rsid w:val="00AE2A97"/>
    <w:rsid w:val="00AE2B26"/>
    <w:rsid w:val="00AE2C9B"/>
    <w:rsid w:val="00AE3129"/>
    <w:rsid w:val="00AE32C1"/>
    <w:rsid w:val="00AE3414"/>
    <w:rsid w:val="00AE3999"/>
    <w:rsid w:val="00AE3B43"/>
    <w:rsid w:val="00AE3D9E"/>
    <w:rsid w:val="00AE3FB3"/>
    <w:rsid w:val="00AE44DA"/>
    <w:rsid w:val="00AE4BF1"/>
    <w:rsid w:val="00AE5082"/>
    <w:rsid w:val="00AE5BC0"/>
    <w:rsid w:val="00AE5DB2"/>
    <w:rsid w:val="00AE6815"/>
    <w:rsid w:val="00AE6827"/>
    <w:rsid w:val="00AE68F6"/>
    <w:rsid w:val="00AE6908"/>
    <w:rsid w:val="00AE696F"/>
    <w:rsid w:val="00AE6A9C"/>
    <w:rsid w:val="00AE6F01"/>
    <w:rsid w:val="00AE7100"/>
    <w:rsid w:val="00AE72EC"/>
    <w:rsid w:val="00AE7424"/>
    <w:rsid w:val="00AE7551"/>
    <w:rsid w:val="00AF04C5"/>
    <w:rsid w:val="00AF0504"/>
    <w:rsid w:val="00AF065F"/>
    <w:rsid w:val="00AF0772"/>
    <w:rsid w:val="00AF07F5"/>
    <w:rsid w:val="00AF0952"/>
    <w:rsid w:val="00AF0C82"/>
    <w:rsid w:val="00AF0E44"/>
    <w:rsid w:val="00AF1280"/>
    <w:rsid w:val="00AF14D7"/>
    <w:rsid w:val="00AF1830"/>
    <w:rsid w:val="00AF18FB"/>
    <w:rsid w:val="00AF1998"/>
    <w:rsid w:val="00AF2053"/>
    <w:rsid w:val="00AF2120"/>
    <w:rsid w:val="00AF21DB"/>
    <w:rsid w:val="00AF229A"/>
    <w:rsid w:val="00AF22E6"/>
    <w:rsid w:val="00AF2796"/>
    <w:rsid w:val="00AF2888"/>
    <w:rsid w:val="00AF2C06"/>
    <w:rsid w:val="00AF3309"/>
    <w:rsid w:val="00AF349C"/>
    <w:rsid w:val="00AF395A"/>
    <w:rsid w:val="00AF3A46"/>
    <w:rsid w:val="00AF3D1B"/>
    <w:rsid w:val="00AF47D4"/>
    <w:rsid w:val="00AF4884"/>
    <w:rsid w:val="00AF5287"/>
    <w:rsid w:val="00AF53D9"/>
    <w:rsid w:val="00AF5454"/>
    <w:rsid w:val="00AF54E6"/>
    <w:rsid w:val="00AF56C6"/>
    <w:rsid w:val="00AF5768"/>
    <w:rsid w:val="00AF5777"/>
    <w:rsid w:val="00AF5B20"/>
    <w:rsid w:val="00AF5EFD"/>
    <w:rsid w:val="00AF61A6"/>
    <w:rsid w:val="00AF6494"/>
    <w:rsid w:val="00AF6802"/>
    <w:rsid w:val="00AF68A1"/>
    <w:rsid w:val="00AF6F51"/>
    <w:rsid w:val="00B0037A"/>
    <w:rsid w:val="00B00FD1"/>
    <w:rsid w:val="00B01046"/>
    <w:rsid w:val="00B010F1"/>
    <w:rsid w:val="00B01210"/>
    <w:rsid w:val="00B01213"/>
    <w:rsid w:val="00B0127B"/>
    <w:rsid w:val="00B0163F"/>
    <w:rsid w:val="00B01902"/>
    <w:rsid w:val="00B0192C"/>
    <w:rsid w:val="00B01B9D"/>
    <w:rsid w:val="00B01C47"/>
    <w:rsid w:val="00B02104"/>
    <w:rsid w:val="00B02282"/>
    <w:rsid w:val="00B02ECD"/>
    <w:rsid w:val="00B03416"/>
    <w:rsid w:val="00B035B9"/>
    <w:rsid w:val="00B037AB"/>
    <w:rsid w:val="00B03A72"/>
    <w:rsid w:val="00B03D05"/>
    <w:rsid w:val="00B03EE6"/>
    <w:rsid w:val="00B03F55"/>
    <w:rsid w:val="00B0401B"/>
    <w:rsid w:val="00B041AC"/>
    <w:rsid w:val="00B042D9"/>
    <w:rsid w:val="00B043A2"/>
    <w:rsid w:val="00B04745"/>
    <w:rsid w:val="00B04A76"/>
    <w:rsid w:val="00B04B07"/>
    <w:rsid w:val="00B05193"/>
    <w:rsid w:val="00B05490"/>
    <w:rsid w:val="00B056C2"/>
    <w:rsid w:val="00B05716"/>
    <w:rsid w:val="00B0589B"/>
    <w:rsid w:val="00B05A1F"/>
    <w:rsid w:val="00B05B05"/>
    <w:rsid w:val="00B05B09"/>
    <w:rsid w:val="00B05E2A"/>
    <w:rsid w:val="00B062E8"/>
    <w:rsid w:val="00B06CCF"/>
    <w:rsid w:val="00B07089"/>
    <w:rsid w:val="00B071C8"/>
    <w:rsid w:val="00B0752F"/>
    <w:rsid w:val="00B076A2"/>
    <w:rsid w:val="00B07AA7"/>
    <w:rsid w:val="00B07E91"/>
    <w:rsid w:val="00B10323"/>
    <w:rsid w:val="00B1039A"/>
    <w:rsid w:val="00B10478"/>
    <w:rsid w:val="00B10788"/>
    <w:rsid w:val="00B107AA"/>
    <w:rsid w:val="00B108DA"/>
    <w:rsid w:val="00B109E3"/>
    <w:rsid w:val="00B110C6"/>
    <w:rsid w:val="00B110CF"/>
    <w:rsid w:val="00B11519"/>
    <w:rsid w:val="00B11696"/>
    <w:rsid w:val="00B11A40"/>
    <w:rsid w:val="00B11FE2"/>
    <w:rsid w:val="00B1236B"/>
    <w:rsid w:val="00B1246B"/>
    <w:rsid w:val="00B12872"/>
    <w:rsid w:val="00B12BF3"/>
    <w:rsid w:val="00B13111"/>
    <w:rsid w:val="00B1347E"/>
    <w:rsid w:val="00B139B8"/>
    <w:rsid w:val="00B13CA8"/>
    <w:rsid w:val="00B13CD6"/>
    <w:rsid w:val="00B13D3B"/>
    <w:rsid w:val="00B13FC5"/>
    <w:rsid w:val="00B13FCC"/>
    <w:rsid w:val="00B14142"/>
    <w:rsid w:val="00B14DC9"/>
    <w:rsid w:val="00B15705"/>
    <w:rsid w:val="00B15723"/>
    <w:rsid w:val="00B1597E"/>
    <w:rsid w:val="00B15B9F"/>
    <w:rsid w:val="00B15D40"/>
    <w:rsid w:val="00B15DD2"/>
    <w:rsid w:val="00B16248"/>
    <w:rsid w:val="00B167A3"/>
    <w:rsid w:val="00B16B51"/>
    <w:rsid w:val="00B16ECD"/>
    <w:rsid w:val="00B17245"/>
    <w:rsid w:val="00B175EB"/>
    <w:rsid w:val="00B17A5D"/>
    <w:rsid w:val="00B17AE2"/>
    <w:rsid w:val="00B17C56"/>
    <w:rsid w:val="00B201B6"/>
    <w:rsid w:val="00B202BF"/>
    <w:rsid w:val="00B20B4E"/>
    <w:rsid w:val="00B21246"/>
    <w:rsid w:val="00B2158B"/>
    <w:rsid w:val="00B219D9"/>
    <w:rsid w:val="00B21D19"/>
    <w:rsid w:val="00B21F08"/>
    <w:rsid w:val="00B21FE1"/>
    <w:rsid w:val="00B22573"/>
    <w:rsid w:val="00B2259D"/>
    <w:rsid w:val="00B22785"/>
    <w:rsid w:val="00B22933"/>
    <w:rsid w:val="00B229F2"/>
    <w:rsid w:val="00B22C31"/>
    <w:rsid w:val="00B22CBF"/>
    <w:rsid w:val="00B22D80"/>
    <w:rsid w:val="00B231A0"/>
    <w:rsid w:val="00B23539"/>
    <w:rsid w:val="00B237E0"/>
    <w:rsid w:val="00B23A35"/>
    <w:rsid w:val="00B23B6B"/>
    <w:rsid w:val="00B240DF"/>
    <w:rsid w:val="00B2462F"/>
    <w:rsid w:val="00B2497A"/>
    <w:rsid w:val="00B24AC8"/>
    <w:rsid w:val="00B24BFC"/>
    <w:rsid w:val="00B24CCF"/>
    <w:rsid w:val="00B255FA"/>
    <w:rsid w:val="00B25781"/>
    <w:rsid w:val="00B25DE4"/>
    <w:rsid w:val="00B25FF2"/>
    <w:rsid w:val="00B2627D"/>
    <w:rsid w:val="00B26587"/>
    <w:rsid w:val="00B26767"/>
    <w:rsid w:val="00B26895"/>
    <w:rsid w:val="00B2698B"/>
    <w:rsid w:val="00B26D3B"/>
    <w:rsid w:val="00B26E1B"/>
    <w:rsid w:val="00B26E84"/>
    <w:rsid w:val="00B26ED4"/>
    <w:rsid w:val="00B271ED"/>
    <w:rsid w:val="00B2723A"/>
    <w:rsid w:val="00B27564"/>
    <w:rsid w:val="00B27B7D"/>
    <w:rsid w:val="00B27E15"/>
    <w:rsid w:val="00B27F5E"/>
    <w:rsid w:val="00B30013"/>
    <w:rsid w:val="00B30523"/>
    <w:rsid w:val="00B307FF"/>
    <w:rsid w:val="00B3086D"/>
    <w:rsid w:val="00B308F7"/>
    <w:rsid w:val="00B3098E"/>
    <w:rsid w:val="00B30BEE"/>
    <w:rsid w:val="00B30E38"/>
    <w:rsid w:val="00B30F74"/>
    <w:rsid w:val="00B31261"/>
    <w:rsid w:val="00B314B6"/>
    <w:rsid w:val="00B314DB"/>
    <w:rsid w:val="00B3151C"/>
    <w:rsid w:val="00B3169C"/>
    <w:rsid w:val="00B31856"/>
    <w:rsid w:val="00B31A37"/>
    <w:rsid w:val="00B31ABF"/>
    <w:rsid w:val="00B31B58"/>
    <w:rsid w:val="00B31D54"/>
    <w:rsid w:val="00B3263A"/>
    <w:rsid w:val="00B32731"/>
    <w:rsid w:val="00B3288D"/>
    <w:rsid w:val="00B32A8C"/>
    <w:rsid w:val="00B32B79"/>
    <w:rsid w:val="00B3335B"/>
    <w:rsid w:val="00B33454"/>
    <w:rsid w:val="00B33AB3"/>
    <w:rsid w:val="00B340CB"/>
    <w:rsid w:val="00B34237"/>
    <w:rsid w:val="00B3429C"/>
    <w:rsid w:val="00B342D4"/>
    <w:rsid w:val="00B34496"/>
    <w:rsid w:val="00B349CA"/>
    <w:rsid w:val="00B34C6E"/>
    <w:rsid w:val="00B34DBD"/>
    <w:rsid w:val="00B34E0A"/>
    <w:rsid w:val="00B34F47"/>
    <w:rsid w:val="00B3524D"/>
    <w:rsid w:val="00B35696"/>
    <w:rsid w:val="00B3572A"/>
    <w:rsid w:val="00B35B29"/>
    <w:rsid w:val="00B35BC1"/>
    <w:rsid w:val="00B35DAA"/>
    <w:rsid w:val="00B35F2C"/>
    <w:rsid w:val="00B3613F"/>
    <w:rsid w:val="00B36335"/>
    <w:rsid w:val="00B36408"/>
    <w:rsid w:val="00B364A8"/>
    <w:rsid w:val="00B364FB"/>
    <w:rsid w:val="00B365AE"/>
    <w:rsid w:val="00B3689F"/>
    <w:rsid w:val="00B36AA8"/>
    <w:rsid w:val="00B36C86"/>
    <w:rsid w:val="00B36D6A"/>
    <w:rsid w:val="00B36D95"/>
    <w:rsid w:val="00B3728A"/>
    <w:rsid w:val="00B3751F"/>
    <w:rsid w:val="00B379AC"/>
    <w:rsid w:val="00B37BC5"/>
    <w:rsid w:val="00B37D2E"/>
    <w:rsid w:val="00B37E2F"/>
    <w:rsid w:val="00B40063"/>
    <w:rsid w:val="00B40067"/>
    <w:rsid w:val="00B4061A"/>
    <w:rsid w:val="00B406D4"/>
    <w:rsid w:val="00B408D2"/>
    <w:rsid w:val="00B40D46"/>
    <w:rsid w:val="00B40F61"/>
    <w:rsid w:val="00B41490"/>
    <w:rsid w:val="00B417BD"/>
    <w:rsid w:val="00B41CC6"/>
    <w:rsid w:val="00B41FC4"/>
    <w:rsid w:val="00B420C8"/>
    <w:rsid w:val="00B42356"/>
    <w:rsid w:val="00B423B7"/>
    <w:rsid w:val="00B42592"/>
    <w:rsid w:val="00B4275B"/>
    <w:rsid w:val="00B427D2"/>
    <w:rsid w:val="00B42DFE"/>
    <w:rsid w:val="00B43066"/>
    <w:rsid w:val="00B43341"/>
    <w:rsid w:val="00B433BF"/>
    <w:rsid w:val="00B436C4"/>
    <w:rsid w:val="00B437F5"/>
    <w:rsid w:val="00B439AD"/>
    <w:rsid w:val="00B43F18"/>
    <w:rsid w:val="00B449A1"/>
    <w:rsid w:val="00B44A71"/>
    <w:rsid w:val="00B44B7B"/>
    <w:rsid w:val="00B44E4E"/>
    <w:rsid w:val="00B44F0A"/>
    <w:rsid w:val="00B452ED"/>
    <w:rsid w:val="00B454EC"/>
    <w:rsid w:val="00B4599D"/>
    <w:rsid w:val="00B459E9"/>
    <w:rsid w:val="00B45B50"/>
    <w:rsid w:val="00B45D50"/>
    <w:rsid w:val="00B464E6"/>
    <w:rsid w:val="00B46757"/>
    <w:rsid w:val="00B467B0"/>
    <w:rsid w:val="00B46AF2"/>
    <w:rsid w:val="00B46CB0"/>
    <w:rsid w:val="00B46CDE"/>
    <w:rsid w:val="00B46D9A"/>
    <w:rsid w:val="00B471D2"/>
    <w:rsid w:val="00B4732A"/>
    <w:rsid w:val="00B473A1"/>
    <w:rsid w:val="00B47623"/>
    <w:rsid w:val="00B476D3"/>
    <w:rsid w:val="00B47737"/>
    <w:rsid w:val="00B50072"/>
    <w:rsid w:val="00B50103"/>
    <w:rsid w:val="00B50135"/>
    <w:rsid w:val="00B50B62"/>
    <w:rsid w:val="00B511F5"/>
    <w:rsid w:val="00B51213"/>
    <w:rsid w:val="00B5139E"/>
    <w:rsid w:val="00B518D3"/>
    <w:rsid w:val="00B5192D"/>
    <w:rsid w:val="00B51CF1"/>
    <w:rsid w:val="00B5220B"/>
    <w:rsid w:val="00B522B8"/>
    <w:rsid w:val="00B523DA"/>
    <w:rsid w:val="00B526C5"/>
    <w:rsid w:val="00B52793"/>
    <w:rsid w:val="00B52C1F"/>
    <w:rsid w:val="00B52D05"/>
    <w:rsid w:val="00B52D08"/>
    <w:rsid w:val="00B52D44"/>
    <w:rsid w:val="00B5310E"/>
    <w:rsid w:val="00B53422"/>
    <w:rsid w:val="00B53524"/>
    <w:rsid w:val="00B53828"/>
    <w:rsid w:val="00B53829"/>
    <w:rsid w:val="00B5398F"/>
    <w:rsid w:val="00B539C2"/>
    <w:rsid w:val="00B53DDE"/>
    <w:rsid w:val="00B53F06"/>
    <w:rsid w:val="00B5422A"/>
    <w:rsid w:val="00B548BC"/>
    <w:rsid w:val="00B548F0"/>
    <w:rsid w:val="00B549CC"/>
    <w:rsid w:val="00B54AE6"/>
    <w:rsid w:val="00B54B74"/>
    <w:rsid w:val="00B54BB5"/>
    <w:rsid w:val="00B54BF0"/>
    <w:rsid w:val="00B54F45"/>
    <w:rsid w:val="00B5521F"/>
    <w:rsid w:val="00B5524F"/>
    <w:rsid w:val="00B555E5"/>
    <w:rsid w:val="00B55667"/>
    <w:rsid w:val="00B55DE5"/>
    <w:rsid w:val="00B55F1B"/>
    <w:rsid w:val="00B5601B"/>
    <w:rsid w:val="00B56538"/>
    <w:rsid w:val="00B565D7"/>
    <w:rsid w:val="00B5662F"/>
    <w:rsid w:val="00B56A6C"/>
    <w:rsid w:val="00B56CF9"/>
    <w:rsid w:val="00B56DF4"/>
    <w:rsid w:val="00B56DF8"/>
    <w:rsid w:val="00B575A6"/>
    <w:rsid w:val="00B57B66"/>
    <w:rsid w:val="00B57C2F"/>
    <w:rsid w:val="00B57CA8"/>
    <w:rsid w:val="00B608CB"/>
    <w:rsid w:val="00B60DD7"/>
    <w:rsid w:val="00B60E22"/>
    <w:rsid w:val="00B60E25"/>
    <w:rsid w:val="00B60E51"/>
    <w:rsid w:val="00B60EAE"/>
    <w:rsid w:val="00B61075"/>
    <w:rsid w:val="00B61461"/>
    <w:rsid w:val="00B61479"/>
    <w:rsid w:val="00B614F1"/>
    <w:rsid w:val="00B61B75"/>
    <w:rsid w:val="00B61BED"/>
    <w:rsid w:val="00B61DC6"/>
    <w:rsid w:val="00B61EA7"/>
    <w:rsid w:val="00B61F54"/>
    <w:rsid w:val="00B6227E"/>
    <w:rsid w:val="00B62AA7"/>
    <w:rsid w:val="00B62AB6"/>
    <w:rsid w:val="00B62ACF"/>
    <w:rsid w:val="00B63062"/>
    <w:rsid w:val="00B6318F"/>
    <w:rsid w:val="00B63240"/>
    <w:rsid w:val="00B6367E"/>
    <w:rsid w:val="00B637A8"/>
    <w:rsid w:val="00B6399D"/>
    <w:rsid w:val="00B63CC3"/>
    <w:rsid w:val="00B63E65"/>
    <w:rsid w:val="00B64996"/>
    <w:rsid w:val="00B64E34"/>
    <w:rsid w:val="00B65252"/>
    <w:rsid w:val="00B654C3"/>
    <w:rsid w:val="00B65811"/>
    <w:rsid w:val="00B65A18"/>
    <w:rsid w:val="00B65BAA"/>
    <w:rsid w:val="00B65BF3"/>
    <w:rsid w:val="00B6632E"/>
    <w:rsid w:val="00B6652C"/>
    <w:rsid w:val="00B66836"/>
    <w:rsid w:val="00B668B7"/>
    <w:rsid w:val="00B66AE3"/>
    <w:rsid w:val="00B66C40"/>
    <w:rsid w:val="00B673BC"/>
    <w:rsid w:val="00B678AD"/>
    <w:rsid w:val="00B67B5B"/>
    <w:rsid w:val="00B67BD5"/>
    <w:rsid w:val="00B67BD7"/>
    <w:rsid w:val="00B70432"/>
    <w:rsid w:val="00B705F5"/>
    <w:rsid w:val="00B706CB"/>
    <w:rsid w:val="00B7075C"/>
    <w:rsid w:val="00B70DA2"/>
    <w:rsid w:val="00B70FF7"/>
    <w:rsid w:val="00B71246"/>
    <w:rsid w:val="00B71909"/>
    <w:rsid w:val="00B7195E"/>
    <w:rsid w:val="00B71AE8"/>
    <w:rsid w:val="00B71BE7"/>
    <w:rsid w:val="00B7237D"/>
    <w:rsid w:val="00B724FD"/>
    <w:rsid w:val="00B7290E"/>
    <w:rsid w:val="00B72980"/>
    <w:rsid w:val="00B72A92"/>
    <w:rsid w:val="00B72B09"/>
    <w:rsid w:val="00B72F19"/>
    <w:rsid w:val="00B7371B"/>
    <w:rsid w:val="00B7373F"/>
    <w:rsid w:val="00B73ED5"/>
    <w:rsid w:val="00B74241"/>
    <w:rsid w:val="00B7451B"/>
    <w:rsid w:val="00B7459A"/>
    <w:rsid w:val="00B7467C"/>
    <w:rsid w:val="00B747E5"/>
    <w:rsid w:val="00B748B6"/>
    <w:rsid w:val="00B74F40"/>
    <w:rsid w:val="00B75285"/>
    <w:rsid w:val="00B75362"/>
    <w:rsid w:val="00B75699"/>
    <w:rsid w:val="00B7577F"/>
    <w:rsid w:val="00B75877"/>
    <w:rsid w:val="00B75ECF"/>
    <w:rsid w:val="00B75F00"/>
    <w:rsid w:val="00B7619C"/>
    <w:rsid w:val="00B763E9"/>
    <w:rsid w:val="00B764ED"/>
    <w:rsid w:val="00B76843"/>
    <w:rsid w:val="00B76B74"/>
    <w:rsid w:val="00B76E88"/>
    <w:rsid w:val="00B77273"/>
    <w:rsid w:val="00B80021"/>
    <w:rsid w:val="00B8003E"/>
    <w:rsid w:val="00B80386"/>
    <w:rsid w:val="00B8049D"/>
    <w:rsid w:val="00B807E0"/>
    <w:rsid w:val="00B80D0D"/>
    <w:rsid w:val="00B81015"/>
    <w:rsid w:val="00B810D8"/>
    <w:rsid w:val="00B811AC"/>
    <w:rsid w:val="00B81487"/>
    <w:rsid w:val="00B8164D"/>
    <w:rsid w:val="00B8169E"/>
    <w:rsid w:val="00B81746"/>
    <w:rsid w:val="00B8183F"/>
    <w:rsid w:val="00B81910"/>
    <w:rsid w:val="00B819B8"/>
    <w:rsid w:val="00B81A55"/>
    <w:rsid w:val="00B81B3D"/>
    <w:rsid w:val="00B81B62"/>
    <w:rsid w:val="00B825CB"/>
    <w:rsid w:val="00B82A88"/>
    <w:rsid w:val="00B82BED"/>
    <w:rsid w:val="00B82FB5"/>
    <w:rsid w:val="00B82FFF"/>
    <w:rsid w:val="00B830F8"/>
    <w:rsid w:val="00B8370E"/>
    <w:rsid w:val="00B83B29"/>
    <w:rsid w:val="00B83DB5"/>
    <w:rsid w:val="00B83DFA"/>
    <w:rsid w:val="00B83E87"/>
    <w:rsid w:val="00B844B1"/>
    <w:rsid w:val="00B84697"/>
    <w:rsid w:val="00B84762"/>
    <w:rsid w:val="00B8487D"/>
    <w:rsid w:val="00B84BA5"/>
    <w:rsid w:val="00B84C94"/>
    <w:rsid w:val="00B84F08"/>
    <w:rsid w:val="00B8540F"/>
    <w:rsid w:val="00B85697"/>
    <w:rsid w:val="00B858E9"/>
    <w:rsid w:val="00B85DB6"/>
    <w:rsid w:val="00B85E1C"/>
    <w:rsid w:val="00B85E4E"/>
    <w:rsid w:val="00B860E3"/>
    <w:rsid w:val="00B86147"/>
    <w:rsid w:val="00B8624C"/>
    <w:rsid w:val="00B86A7D"/>
    <w:rsid w:val="00B86B0B"/>
    <w:rsid w:val="00B878C7"/>
    <w:rsid w:val="00B879F6"/>
    <w:rsid w:val="00B87D97"/>
    <w:rsid w:val="00B90353"/>
    <w:rsid w:val="00B904B7"/>
    <w:rsid w:val="00B904F3"/>
    <w:rsid w:val="00B9054E"/>
    <w:rsid w:val="00B9060A"/>
    <w:rsid w:val="00B90F5D"/>
    <w:rsid w:val="00B91277"/>
    <w:rsid w:val="00B913BF"/>
    <w:rsid w:val="00B914F9"/>
    <w:rsid w:val="00B91658"/>
    <w:rsid w:val="00B9170F"/>
    <w:rsid w:val="00B91A7D"/>
    <w:rsid w:val="00B91B51"/>
    <w:rsid w:val="00B91C25"/>
    <w:rsid w:val="00B91D88"/>
    <w:rsid w:val="00B91D92"/>
    <w:rsid w:val="00B91E65"/>
    <w:rsid w:val="00B91EEB"/>
    <w:rsid w:val="00B91FC4"/>
    <w:rsid w:val="00B920FE"/>
    <w:rsid w:val="00B922E1"/>
    <w:rsid w:val="00B9262A"/>
    <w:rsid w:val="00B92AF9"/>
    <w:rsid w:val="00B92BF2"/>
    <w:rsid w:val="00B92C1A"/>
    <w:rsid w:val="00B92D9D"/>
    <w:rsid w:val="00B92DFB"/>
    <w:rsid w:val="00B92EB4"/>
    <w:rsid w:val="00B93084"/>
    <w:rsid w:val="00B9378C"/>
    <w:rsid w:val="00B93936"/>
    <w:rsid w:val="00B93944"/>
    <w:rsid w:val="00B93946"/>
    <w:rsid w:val="00B939F3"/>
    <w:rsid w:val="00B93A30"/>
    <w:rsid w:val="00B93B08"/>
    <w:rsid w:val="00B9406D"/>
    <w:rsid w:val="00B9407F"/>
    <w:rsid w:val="00B940B0"/>
    <w:rsid w:val="00B940B4"/>
    <w:rsid w:val="00B9420E"/>
    <w:rsid w:val="00B94B2F"/>
    <w:rsid w:val="00B94BB0"/>
    <w:rsid w:val="00B95047"/>
    <w:rsid w:val="00B952CA"/>
    <w:rsid w:val="00B95321"/>
    <w:rsid w:val="00B95480"/>
    <w:rsid w:val="00B956E7"/>
    <w:rsid w:val="00B956FA"/>
    <w:rsid w:val="00B95710"/>
    <w:rsid w:val="00B958CD"/>
    <w:rsid w:val="00B959F1"/>
    <w:rsid w:val="00B95D10"/>
    <w:rsid w:val="00B95D2E"/>
    <w:rsid w:val="00B95E40"/>
    <w:rsid w:val="00B95FF2"/>
    <w:rsid w:val="00B95FF6"/>
    <w:rsid w:val="00B96281"/>
    <w:rsid w:val="00B96341"/>
    <w:rsid w:val="00B9637B"/>
    <w:rsid w:val="00B96412"/>
    <w:rsid w:val="00B96730"/>
    <w:rsid w:val="00B9681C"/>
    <w:rsid w:val="00B968DC"/>
    <w:rsid w:val="00B96CB9"/>
    <w:rsid w:val="00B96DC5"/>
    <w:rsid w:val="00B970C9"/>
    <w:rsid w:val="00B9730B"/>
    <w:rsid w:val="00B97882"/>
    <w:rsid w:val="00B97C5C"/>
    <w:rsid w:val="00B97C5F"/>
    <w:rsid w:val="00B97FDA"/>
    <w:rsid w:val="00BA0076"/>
    <w:rsid w:val="00BA0175"/>
    <w:rsid w:val="00BA03E3"/>
    <w:rsid w:val="00BA0A71"/>
    <w:rsid w:val="00BA0C46"/>
    <w:rsid w:val="00BA1025"/>
    <w:rsid w:val="00BA1810"/>
    <w:rsid w:val="00BA1BF7"/>
    <w:rsid w:val="00BA21B6"/>
    <w:rsid w:val="00BA22E7"/>
    <w:rsid w:val="00BA333F"/>
    <w:rsid w:val="00BA35E0"/>
    <w:rsid w:val="00BA38D5"/>
    <w:rsid w:val="00BA3FFD"/>
    <w:rsid w:val="00BA4320"/>
    <w:rsid w:val="00BA452C"/>
    <w:rsid w:val="00BA47E6"/>
    <w:rsid w:val="00BA4845"/>
    <w:rsid w:val="00BA4A78"/>
    <w:rsid w:val="00BA4AD7"/>
    <w:rsid w:val="00BA4D7E"/>
    <w:rsid w:val="00BA4D94"/>
    <w:rsid w:val="00BA4F47"/>
    <w:rsid w:val="00BA4FD9"/>
    <w:rsid w:val="00BA597A"/>
    <w:rsid w:val="00BA60AB"/>
    <w:rsid w:val="00BA60BF"/>
    <w:rsid w:val="00BA68D8"/>
    <w:rsid w:val="00BA6A27"/>
    <w:rsid w:val="00BA6C66"/>
    <w:rsid w:val="00BA6E14"/>
    <w:rsid w:val="00BA6E37"/>
    <w:rsid w:val="00BA6FDC"/>
    <w:rsid w:val="00BA7156"/>
    <w:rsid w:val="00BA720B"/>
    <w:rsid w:val="00BA743E"/>
    <w:rsid w:val="00BA75B8"/>
    <w:rsid w:val="00BA79CB"/>
    <w:rsid w:val="00BA7A4F"/>
    <w:rsid w:val="00BA7B9F"/>
    <w:rsid w:val="00BA7E52"/>
    <w:rsid w:val="00BB005D"/>
    <w:rsid w:val="00BB04BA"/>
    <w:rsid w:val="00BB076F"/>
    <w:rsid w:val="00BB078A"/>
    <w:rsid w:val="00BB0A62"/>
    <w:rsid w:val="00BB0B02"/>
    <w:rsid w:val="00BB133D"/>
    <w:rsid w:val="00BB135D"/>
    <w:rsid w:val="00BB137F"/>
    <w:rsid w:val="00BB174D"/>
    <w:rsid w:val="00BB18EF"/>
    <w:rsid w:val="00BB1CA2"/>
    <w:rsid w:val="00BB20A5"/>
    <w:rsid w:val="00BB2247"/>
    <w:rsid w:val="00BB2660"/>
    <w:rsid w:val="00BB28A7"/>
    <w:rsid w:val="00BB2933"/>
    <w:rsid w:val="00BB2CD2"/>
    <w:rsid w:val="00BB2D08"/>
    <w:rsid w:val="00BB31D0"/>
    <w:rsid w:val="00BB357B"/>
    <w:rsid w:val="00BB38EE"/>
    <w:rsid w:val="00BB3B1A"/>
    <w:rsid w:val="00BB3C0B"/>
    <w:rsid w:val="00BB3FC9"/>
    <w:rsid w:val="00BB40A9"/>
    <w:rsid w:val="00BB40F3"/>
    <w:rsid w:val="00BB4423"/>
    <w:rsid w:val="00BB44A2"/>
    <w:rsid w:val="00BB4829"/>
    <w:rsid w:val="00BB4C52"/>
    <w:rsid w:val="00BB504D"/>
    <w:rsid w:val="00BB548C"/>
    <w:rsid w:val="00BB5A60"/>
    <w:rsid w:val="00BB5D35"/>
    <w:rsid w:val="00BB5F34"/>
    <w:rsid w:val="00BB5F35"/>
    <w:rsid w:val="00BB5FB4"/>
    <w:rsid w:val="00BB60F5"/>
    <w:rsid w:val="00BB6BBB"/>
    <w:rsid w:val="00BB6C28"/>
    <w:rsid w:val="00BB6EE0"/>
    <w:rsid w:val="00BB6F77"/>
    <w:rsid w:val="00BB751E"/>
    <w:rsid w:val="00BB7827"/>
    <w:rsid w:val="00BB7857"/>
    <w:rsid w:val="00BB7A0F"/>
    <w:rsid w:val="00BB7E67"/>
    <w:rsid w:val="00BC0627"/>
    <w:rsid w:val="00BC0E49"/>
    <w:rsid w:val="00BC0ED1"/>
    <w:rsid w:val="00BC11FD"/>
    <w:rsid w:val="00BC14E6"/>
    <w:rsid w:val="00BC15D0"/>
    <w:rsid w:val="00BC171E"/>
    <w:rsid w:val="00BC18EC"/>
    <w:rsid w:val="00BC1C68"/>
    <w:rsid w:val="00BC1F52"/>
    <w:rsid w:val="00BC25E1"/>
    <w:rsid w:val="00BC2664"/>
    <w:rsid w:val="00BC268B"/>
    <w:rsid w:val="00BC2A79"/>
    <w:rsid w:val="00BC2B7D"/>
    <w:rsid w:val="00BC3199"/>
    <w:rsid w:val="00BC353F"/>
    <w:rsid w:val="00BC3645"/>
    <w:rsid w:val="00BC38BE"/>
    <w:rsid w:val="00BC3BA8"/>
    <w:rsid w:val="00BC3BAB"/>
    <w:rsid w:val="00BC3D76"/>
    <w:rsid w:val="00BC3D98"/>
    <w:rsid w:val="00BC3DC3"/>
    <w:rsid w:val="00BC3F72"/>
    <w:rsid w:val="00BC417B"/>
    <w:rsid w:val="00BC41B9"/>
    <w:rsid w:val="00BC423F"/>
    <w:rsid w:val="00BC45C8"/>
    <w:rsid w:val="00BC488C"/>
    <w:rsid w:val="00BC4BA9"/>
    <w:rsid w:val="00BC4CC8"/>
    <w:rsid w:val="00BC4D2A"/>
    <w:rsid w:val="00BC4FEE"/>
    <w:rsid w:val="00BC52DB"/>
    <w:rsid w:val="00BC538D"/>
    <w:rsid w:val="00BC56F2"/>
    <w:rsid w:val="00BC58A5"/>
    <w:rsid w:val="00BC5942"/>
    <w:rsid w:val="00BC59E4"/>
    <w:rsid w:val="00BC59EB"/>
    <w:rsid w:val="00BC5B2F"/>
    <w:rsid w:val="00BC5F0E"/>
    <w:rsid w:val="00BC62CF"/>
    <w:rsid w:val="00BC67A3"/>
    <w:rsid w:val="00BC6809"/>
    <w:rsid w:val="00BC6A74"/>
    <w:rsid w:val="00BC6ADD"/>
    <w:rsid w:val="00BC6C82"/>
    <w:rsid w:val="00BC7033"/>
    <w:rsid w:val="00BC72C4"/>
    <w:rsid w:val="00BC77DB"/>
    <w:rsid w:val="00BC7A9B"/>
    <w:rsid w:val="00BC7B89"/>
    <w:rsid w:val="00BC7CBA"/>
    <w:rsid w:val="00BD05A4"/>
    <w:rsid w:val="00BD079C"/>
    <w:rsid w:val="00BD0823"/>
    <w:rsid w:val="00BD0942"/>
    <w:rsid w:val="00BD0B4E"/>
    <w:rsid w:val="00BD0C63"/>
    <w:rsid w:val="00BD0FDD"/>
    <w:rsid w:val="00BD1271"/>
    <w:rsid w:val="00BD12AD"/>
    <w:rsid w:val="00BD1799"/>
    <w:rsid w:val="00BD1A4B"/>
    <w:rsid w:val="00BD1B58"/>
    <w:rsid w:val="00BD1C47"/>
    <w:rsid w:val="00BD1D5B"/>
    <w:rsid w:val="00BD1FDC"/>
    <w:rsid w:val="00BD205F"/>
    <w:rsid w:val="00BD21B2"/>
    <w:rsid w:val="00BD2267"/>
    <w:rsid w:val="00BD25F0"/>
    <w:rsid w:val="00BD30E2"/>
    <w:rsid w:val="00BD36F0"/>
    <w:rsid w:val="00BD3F7C"/>
    <w:rsid w:val="00BD40DD"/>
    <w:rsid w:val="00BD4179"/>
    <w:rsid w:val="00BD4207"/>
    <w:rsid w:val="00BD4212"/>
    <w:rsid w:val="00BD440D"/>
    <w:rsid w:val="00BD4470"/>
    <w:rsid w:val="00BD4920"/>
    <w:rsid w:val="00BD4CD0"/>
    <w:rsid w:val="00BD4DB5"/>
    <w:rsid w:val="00BD4DFC"/>
    <w:rsid w:val="00BD52B0"/>
    <w:rsid w:val="00BD5674"/>
    <w:rsid w:val="00BD57A4"/>
    <w:rsid w:val="00BD598D"/>
    <w:rsid w:val="00BD5F2B"/>
    <w:rsid w:val="00BD62D2"/>
    <w:rsid w:val="00BD6335"/>
    <w:rsid w:val="00BD6451"/>
    <w:rsid w:val="00BD64AA"/>
    <w:rsid w:val="00BD66D2"/>
    <w:rsid w:val="00BD6781"/>
    <w:rsid w:val="00BD6A4B"/>
    <w:rsid w:val="00BD700F"/>
    <w:rsid w:val="00BD7790"/>
    <w:rsid w:val="00BD7A1F"/>
    <w:rsid w:val="00BD7EC7"/>
    <w:rsid w:val="00BD7F89"/>
    <w:rsid w:val="00BE06D1"/>
    <w:rsid w:val="00BE0765"/>
    <w:rsid w:val="00BE08C4"/>
    <w:rsid w:val="00BE0A11"/>
    <w:rsid w:val="00BE0D31"/>
    <w:rsid w:val="00BE141E"/>
    <w:rsid w:val="00BE14B1"/>
    <w:rsid w:val="00BE1850"/>
    <w:rsid w:val="00BE1ABD"/>
    <w:rsid w:val="00BE1B39"/>
    <w:rsid w:val="00BE1BD0"/>
    <w:rsid w:val="00BE1CD4"/>
    <w:rsid w:val="00BE1E04"/>
    <w:rsid w:val="00BE2389"/>
    <w:rsid w:val="00BE242D"/>
    <w:rsid w:val="00BE25C5"/>
    <w:rsid w:val="00BE2652"/>
    <w:rsid w:val="00BE2884"/>
    <w:rsid w:val="00BE2C19"/>
    <w:rsid w:val="00BE2E23"/>
    <w:rsid w:val="00BE310D"/>
    <w:rsid w:val="00BE3471"/>
    <w:rsid w:val="00BE347E"/>
    <w:rsid w:val="00BE356A"/>
    <w:rsid w:val="00BE3955"/>
    <w:rsid w:val="00BE3C39"/>
    <w:rsid w:val="00BE40B8"/>
    <w:rsid w:val="00BE40B9"/>
    <w:rsid w:val="00BE44EB"/>
    <w:rsid w:val="00BE4721"/>
    <w:rsid w:val="00BE4801"/>
    <w:rsid w:val="00BE4936"/>
    <w:rsid w:val="00BE4B30"/>
    <w:rsid w:val="00BE4BA4"/>
    <w:rsid w:val="00BE4BAA"/>
    <w:rsid w:val="00BE5007"/>
    <w:rsid w:val="00BE51F4"/>
    <w:rsid w:val="00BE5572"/>
    <w:rsid w:val="00BE568E"/>
    <w:rsid w:val="00BE5B51"/>
    <w:rsid w:val="00BE5F4B"/>
    <w:rsid w:val="00BE6029"/>
    <w:rsid w:val="00BE615A"/>
    <w:rsid w:val="00BE635E"/>
    <w:rsid w:val="00BE6594"/>
    <w:rsid w:val="00BE65A1"/>
    <w:rsid w:val="00BE65F6"/>
    <w:rsid w:val="00BE6624"/>
    <w:rsid w:val="00BE6CA2"/>
    <w:rsid w:val="00BE70BC"/>
    <w:rsid w:val="00BE71D6"/>
    <w:rsid w:val="00BE76E7"/>
    <w:rsid w:val="00BE775F"/>
    <w:rsid w:val="00BE7A36"/>
    <w:rsid w:val="00BE7AA2"/>
    <w:rsid w:val="00BF003C"/>
    <w:rsid w:val="00BF050B"/>
    <w:rsid w:val="00BF0540"/>
    <w:rsid w:val="00BF062C"/>
    <w:rsid w:val="00BF0778"/>
    <w:rsid w:val="00BF0A16"/>
    <w:rsid w:val="00BF0D44"/>
    <w:rsid w:val="00BF0EF6"/>
    <w:rsid w:val="00BF0F08"/>
    <w:rsid w:val="00BF1041"/>
    <w:rsid w:val="00BF13C3"/>
    <w:rsid w:val="00BF1976"/>
    <w:rsid w:val="00BF1A9E"/>
    <w:rsid w:val="00BF1AE7"/>
    <w:rsid w:val="00BF1CC7"/>
    <w:rsid w:val="00BF1DAD"/>
    <w:rsid w:val="00BF1F3C"/>
    <w:rsid w:val="00BF23C3"/>
    <w:rsid w:val="00BF246D"/>
    <w:rsid w:val="00BF24E9"/>
    <w:rsid w:val="00BF24EA"/>
    <w:rsid w:val="00BF2568"/>
    <w:rsid w:val="00BF29F5"/>
    <w:rsid w:val="00BF2AAC"/>
    <w:rsid w:val="00BF2C03"/>
    <w:rsid w:val="00BF2E05"/>
    <w:rsid w:val="00BF308F"/>
    <w:rsid w:val="00BF3274"/>
    <w:rsid w:val="00BF3703"/>
    <w:rsid w:val="00BF3866"/>
    <w:rsid w:val="00BF3B97"/>
    <w:rsid w:val="00BF3C58"/>
    <w:rsid w:val="00BF44C2"/>
    <w:rsid w:val="00BF455C"/>
    <w:rsid w:val="00BF4701"/>
    <w:rsid w:val="00BF4AF9"/>
    <w:rsid w:val="00BF4DDA"/>
    <w:rsid w:val="00BF4EF6"/>
    <w:rsid w:val="00BF53AD"/>
    <w:rsid w:val="00BF56BF"/>
    <w:rsid w:val="00BF5744"/>
    <w:rsid w:val="00BF57F1"/>
    <w:rsid w:val="00BF590E"/>
    <w:rsid w:val="00BF5ABA"/>
    <w:rsid w:val="00BF5AD6"/>
    <w:rsid w:val="00BF5BDF"/>
    <w:rsid w:val="00BF5C43"/>
    <w:rsid w:val="00BF61AC"/>
    <w:rsid w:val="00BF61EB"/>
    <w:rsid w:val="00BF6308"/>
    <w:rsid w:val="00BF63F8"/>
    <w:rsid w:val="00BF6542"/>
    <w:rsid w:val="00BF708D"/>
    <w:rsid w:val="00BF717E"/>
    <w:rsid w:val="00BF73E2"/>
    <w:rsid w:val="00BF73EC"/>
    <w:rsid w:val="00BF77C2"/>
    <w:rsid w:val="00BF7997"/>
    <w:rsid w:val="00C00038"/>
    <w:rsid w:val="00C00283"/>
    <w:rsid w:val="00C005BA"/>
    <w:rsid w:val="00C00820"/>
    <w:rsid w:val="00C0088A"/>
    <w:rsid w:val="00C009FA"/>
    <w:rsid w:val="00C00DE6"/>
    <w:rsid w:val="00C0115C"/>
    <w:rsid w:val="00C01604"/>
    <w:rsid w:val="00C01CEC"/>
    <w:rsid w:val="00C01EEA"/>
    <w:rsid w:val="00C0237D"/>
    <w:rsid w:val="00C02514"/>
    <w:rsid w:val="00C02567"/>
    <w:rsid w:val="00C0270D"/>
    <w:rsid w:val="00C02800"/>
    <w:rsid w:val="00C02A0C"/>
    <w:rsid w:val="00C02BC2"/>
    <w:rsid w:val="00C02DC4"/>
    <w:rsid w:val="00C02ED1"/>
    <w:rsid w:val="00C030E7"/>
    <w:rsid w:val="00C0361D"/>
    <w:rsid w:val="00C03768"/>
    <w:rsid w:val="00C0405F"/>
    <w:rsid w:val="00C04102"/>
    <w:rsid w:val="00C041DD"/>
    <w:rsid w:val="00C0428A"/>
    <w:rsid w:val="00C047B4"/>
    <w:rsid w:val="00C048D6"/>
    <w:rsid w:val="00C048E9"/>
    <w:rsid w:val="00C04956"/>
    <w:rsid w:val="00C04A61"/>
    <w:rsid w:val="00C04BF9"/>
    <w:rsid w:val="00C0519C"/>
    <w:rsid w:val="00C054C5"/>
    <w:rsid w:val="00C057FD"/>
    <w:rsid w:val="00C05901"/>
    <w:rsid w:val="00C05BAA"/>
    <w:rsid w:val="00C05DFB"/>
    <w:rsid w:val="00C0613E"/>
    <w:rsid w:val="00C062D3"/>
    <w:rsid w:val="00C06562"/>
    <w:rsid w:val="00C06A88"/>
    <w:rsid w:val="00C06A92"/>
    <w:rsid w:val="00C06C1C"/>
    <w:rsid w:val="00C06CF0"/>
    <w:rsid w:val="00C06F49"/>
    <w:rsid w:val="00C06F7A"/>
    <w:rsid w:val="00C0709F"/>
    <w:rsid w:val="00C07154"/>
    <w:rsid w:val="00C07236"/>
    <w:rsid w:val="00C07732"/>
    <w:rsid w:val="00C0774F"/>
    <w:rsid w:val="00C0779E"/>
    <w:rsid w:val="00C077A8"/>
    <w:rsid w:val="00C077FC"/>
    <w:rsid w:val="00C079EF"/>
    <w:rsid w:val="00C07B71"/>
    <w:rsid w:val="00C07BC2"/>
    <w:rsid w:val="00C07E81"/>
    <w:rsid w:val="00C07FD3"/>
    <w:rsid w:val="00C10028"/>
    <w:rsid w:val="00C100D5"/>
    <w:rsid w:val="00C10181"/>
    <w:rsid w:val="00C1043F"/>
    <w:rsid w:val="00C105A7"/>
    <w:rsid w:val="00C10AD4"/>
    <w:rsid w:val="00C10C58"/>
    <w:rsid w:val="00C10DC6"/>
    <w:rsid w:val="00C10ECC"/>
    <w:rsid w:val="00C11177"/>
    <w:rsid w:val="00C111A8"/>
    <w:rsid w:val="00C111D1"/>
    <w:rsid w:val="00C112C5"/>
    <w:rsid w:val="00C1138E"/>
    <w:rsid w:val="00C113F5"/>
    <w:rsid w:val="00C11615"/>
    <w:rsid w:val="00C11841"/>
    <w:rsid w:val="00C1197C"/>
    <w:rsid w:val="00C11A0E"/>
    <w:rsid w:val="00C11DCA"/>
    <w:rsid w:val="00C12018"/>
    <w:rsid w:val="00C120E2"/>
    <w:rsid w:val="00C12347"/>
    <w:rsid w:val="00C1234F"/>
    <w:rsid w:val="00C1279A"/>
    <w:rsid w:val="00C127CD"/>
    <w:rsid w:val="00C128AC"/>
    <w:rsid w:val="00C13731"/>
    <w:rsid w:val="00C1378C"/>
    <w:rsid w:val="00C13A79"/>
    <w:rsid w:val="00C13AA6"/>
    <w:rsid w:val="00C13C88"/>
    <w:rsid w:val="00C13F70"/>
    <w:rsid w:val="00C14149"/>
    <w:rsid w:val="00C1455E"/>
    <w:rsid w:val="00C14DFA"/>
    <w:rsid w:val="00C14E66"/>
    <w:rsid w:val="00C14F71"/>
    <w:rsid w:val="00C150E3"/>
    <w:rsid w:val="00C1530C"/>
    <w:rsid w:val="00C15386"/>
    <w:rsid w:val="00C154D9"/>
    <w:rsid w:val="00C15566"/>
    <w:rsid w:val="00C15725"/>
    <w:rsid w:val="00C158B0"/>
    <w:rsid w:val="00C15B78"/>
    <w:rsid w:val="00C15C6B"/>
    <w:rsid w:val="00C15C8C"/>
    <w:rsid w:val="00C15E5A"/>
    <w:rsid w:val="00C15E86"/>
    <w:rsid w:val="00C16067"/>
    <w:rsid w:val="00C1607E"/>
    <w:rsid w:val="00C165E4"/>
    <w:rsid w:val="00C16990"/>
    <w:rsid w:val="00C16A14"/>
    <w:rsid w:val="00C16B00"/>
    <w:rsid w:val="00C16C09"/>
    <w:rsid w:val="00C16C75"/>
    <w:rsid w:val="00C16E75"/>
    <w:rsid w:val="00C16F9E"/>
    <w:rsid w:val="00C1700D"/>
    <w:rsid w:val="00C17011"/>
    <w:rsid w:val="00C17734"/>
    <w:rsid w:val="00C17783"/>
    <w:rsid w:val="00C179B7"/>
    <w:rsid w:val="00C17D53"/>
    <w:rsid w:val="00C2017D"/>
    <w:rsid w:val="00C20491"/>
    <w:rsid w:val="00C20530"/>
    <w:rsid w:val="00C206EC"/>
    <w:rsid w:val="00C20D70"/>
    <w:rsid w:val="00C20FA5"/>
    <w:rsid w:val="00C2106F"/>
    <w:rsid w:val="00C21954"/>
    <w:rsid w:val="00C219EA"/>
    <w:rsid w:val="00C21AFE"/>
    <w:rsid w:val="00C21C49"/>
    <w:rsid w:val="00C21C59"/>
    <w:rsid w:val="00C2212B"/>
    <w:rsid w:val="00C22314"/>
    <w:rsid w:val="00C223FC"/>
    <w:rsid w:val="00C224F8"/>
    <w:rsid w:val="00C2259C"/>
    <w:rsid w:val="00C225F3"/>
    <w:rsid w:val="00C228E6"/>
    <w:rsid w:val="00C229E4"/>
    <w:rsid w:val="00C22ABE"/>
    <w:rsid w:val="00C230E4"/>
    <w:rsid w:val="00C233E7"/>
    <w:rsid w:val="00C23A4D"/>
    <w:rsid w:val="00C23BE4"/>
    <w:rsid w:val="00C23C64"/>
    <w:rsid w:val="00C242B9"/>
    <w:rsid w:val="00C243D4"/>
    <w:rsid w:val="00C248E7"/>
    <w:rsid w:val="00C25498"/>
    <w:rsid w:val="00C25F97"/>
    <w:rsid w:val="00C263B8"/>
    <w:rsid w:val="00C264F1"/>
    <w:rsid w:val="00C268A7"/>
    <w:rsid w:val="00C26B5D"/>
    <w:rsid w:val="00C27087"/>
    <w:rsid w:val="00C27094"/>
    <w:rsid w:val="00C27B2E"/>
    <w:rsid w:val="00C27C70"/>
    <w:rsid w:val="00C27FA1"/>
    <w:rsid w:val="00C300BD"/>
    <w:rsid w:val="00C30141"/>
    <w:rsid w:val="00C301FF"/>
    <w:rsid w:val="00C3030B"/>
    <w:rsid w:val="00C30579"/>
    <w:rsid w:val="00C309EA"/>
    <w:rsid w:val="00C309F9"/>
    <w:rsid w:val="00C30B9F"/>
    <w:rsid w:val="00C30C3F"/>
    <w:rsid w:val="00C30F08"/>
    <w:rsid w:val="00C31076"/>
    <w:rsid w:val="00C311F4"/>
    <w:rsid w:val="00C31528"/>
    <w:rsid w:val="00C315F7"/>
    <w:rsid w:val="00C31772"/>
    <w:rsid w:val="00C319D6"/>
    <w:rsid w:val="00C31B79"/>
    <w:rsid w:val="00C31D6F"/>
    <w:rsid w:val="00C31DF3"/>
    <w:rsid w:val="00C325CA"/>
    <w:rsid w:val="00C32D4A"/>
    <w:rsid w:val="00C32E7A"/>
    <w:rsid w:val="00C33255"/>
    <w:rsid w:val="00C33388"/>
    <w:rsid w:val="00C335F0"/>
    <w:rsid w:val="00C339E8"/>
    <w:rsid w:val="00C33B13"/>
    <w:rsid w:val="00C33D05"/>
    <w:rsid w:val="00C33DAB"/>
    <w:rsid w:val="00C340A2"/>
    <w:rsid w:val="00C3411B"/>
    <w:rsid w:val="00C34436"/>
    <w:rsid w:val="00C345C2"/>
    <w:rsid w:val="00C349F9"/>
    <w:rsid w:val="00C34DCD"/>
    <w:rsid w:val="00C35171"/>
    <w:rsid w:val="00C351F8"/>
    <w:rsid w:val="00C35549"/>
    <w:rsid w:val="00C3561C"/>
    <w:rsid w:val="00C357A3"/>
    <w:rsid w:val="00C35877"/>
    <w:rsid w:val="00C358E3"/>
    <w:rsid w:val="00C35DD2"/>
    <w:rsid w:val="00C35DFE"/>
    <w:rsid w:val="00C35FBA"/>
    <w:rsid w:val="00C361FE"/>
    <w:rsid w:val="00C36380"/>
    <w:rsid w:val="00C36475"/>
    <w:rsid w:val="00C36565"/>
    <w:rsid w:val="00C366BC"/>
    <w:rsid w:val="00C36AD9"/>
    <w:rsid w:val="00C36D17"/>
    <w:rsid w:val="00C36E53"/>
    <w:rsid w:val="00C36FCA"/>
    <w:rsid w:val="00C373F6"/>
    <w:rsid w:val="00C378B2"/>
    <w:rsid w:val="00C379C0"/>
    <w:rsid w:val="00C37AC8"/>
    <w:rsid w:val="00C37BE6"/>
    <w:rsid w:val="00C40001"/>
    <w:rsid w:val="00C4031A"/>
    <w:rsid w:val="00C40B1A"/>
    <w:rsid w:val="00C40D14"/>
    <w:rsid w:val="00C40E7A"/>
    <w:rsid w:val="00C40FC5"/>
    <w:rsid w:val="00C4104F"/>
    <w:rsid w:val="00C41180"/>
    <w:rsid w:val="00C411A3"/>
    <w:rsid w:val="00C415CC"/>
    <w:rsid w:val="00C4169A"/>
    <w:rsid w:val="00C417E7"/>
    <w:rsid w:val="00C4181C"/>
    <w:rsid w:val="00C41825"/>
    <w:rsid w:val="00C418F3"/>
    <w:rsid w:val="00C41ACF"/>
    <w:rsid w:val="00C41BFD"/>
    <w:rsid w:val="00C41FA7"/>
    <w:rsid w:val="00C42516"/>
    <w:rsid w:val="00C425DA"/>
    <w:rsid w:val="00C427E5"/>
    <w:rsid w:val="00C4296B"/>
    <w:rsid w:val="00C42976"/>
    <w:rsid w:val="00C42CFC"/>
    <w:rsid w:val="00C42E5B"/>
    <w:rsid w:val="00C42F33"/>
    <w:rsid w:val="00C42F50"/>
    <w:rsid w:val="00C4391C"/>
    <w:rsid w:val="00C43A3A"/>
    <w:rsid w:val="00C43A56"/>
    <w:rsid w:val="00C43BDB"/>
    <w:rsid w:val="00C43C83"/>
    <w:rsid w:val="00C44513"/>
    <w:rsid w:val="00C44C72"/>
    <w:rsid w:val="00C44D10"/>
    <w:rsid w:val="00C44E0E"/>
    <w:rsid w:val="00C44E4E"/>
    <w:rsid w:val="00C45162"/>
    <w:rsid w:val="00C45928"/>
    <w:rsid w:val="00C45CDB"/>
    <w:rsid w:val="00C45E06"/>
    <w:rsid w:val="00C46033"/>
    <w:rsid w:val="00C460EA"/>
    <w:rsid w:val="00C4619B"/>
    <w:rsid w:val="00C46573"/>
    <w:rsid w:val="00C4684B"/>
    <w:rsid w:val="00C46896"/>
    <w:rsid w:val="00C46BEA"/>
    <w:rsid w:val="00C46E03"/>
    <w:rsid w:val="00C46FC4"/>
    <w:rsid w:val="00C4724F"/>
    <w:rsid w:val="00C472AB"/>
    <w:rsid w:val="00C4730E"/>
    <w:rsid w:val="00C47AAC"/>
    <w:rsid w:val="00C50025"/>
    <w:rsid w:val="00C505AB"/>
    <w:rsid w:val="00C50ADB"/>
    <w:rsid w:val="00C50AF0"/>
    <w:rsid w:val="00C50BFB"/>
    <w:rsid w:val="00C50D6E"/>
    <w:rsid w:val="00C50E31"/>
    <w:rsid w:val="00C516DC"/>
    <w:rsid w:val="00C51770"/>
    <w:rsid w:val="00C51916"/>
    <w:rsid w:val="00C51B39"/>
    <w:rsid w:val="00C51E5F"/>
    <w:rsid w:val="00C5209D"/>
    <w:rsid w:val="00C520CB"/>
    <w:rsid w:val="00C521CE"/>
    <w:rsid w:val="00C52A48"/>
    <w:rsid w:val="00C52AF5"/>
    <w:rsid w:val="00C52CDE"/>
    <w:rsid w:val="00C52F37"/>
    <w:rsid w:val="00C53423"/>
    <w:rsid w:val="00C534AB"/>
    <w:rsid w:val="00C535CC"/>
    <w:rsid w:val="00C536DC"/>
    <w:rsid w:val="00C538A9"/>
    <w:rsid w:val="00C53A0A"/>
    <w:rsid w:val="00C53CA9"/>
    <w:rsid w:val="00C53D5C"/>
    <w:rsid w:val="00C5409E"/>
    <w:rsid w:val="00C54208"/>
    <w:rsid w:val="00C5431E"/>
    <w:rsid w:val="00C54417"/>
    <w:rsid w:val="00C54539"/>
    <w:rsid w:val="00C54923"/>
    <w:rsid w:val="00C54A2A"/>
    <w:rsid w:val="00C54C44"/>
    <w:rsid w:val="00C54CCE"/>
    <w:rsid w:val="00C54CDF"/>
    <w:rsid w:val="00C54D9E"/>
    <w:rsid w:val="00C54DCF"/>
    <w:rsid w:val="00C552C2"/>
    <w:rsid w:val="00C55413"/>
    <w:rsid w:val="00C554D3"/>
    <w:rsid w:val="00C555DF"/>
    <w:rsid w:val="00C5603B"/>
    <w:rsid w:val="00C56404"/>
    <w:rsid w:val="00C56470"/>
    <w:rsid w:val="00C564B6"/>
    <w:rsid w:val="00C56646"/>
    <w:rsid w:val="00C56A7D"/>
    <w:rsid w:val="00C56ABB"/>
    <w:rsid w:val="00C56EC9"/>
    <w:rsid w:val="00C56F5E"/>
    <w:rsid w:val="00C57051"/>
    <w:rsid w:val="00C57324"/>
    <w:rsid w:val="00C573D2"/>
    <w:rsid w:val="00C5769F"/>
    <w:rsid w:val="00C577F4"/>
    <w:rsid w:val="00C57C69"/>
    <w:rsid w:val="00C6027D"/>
    <w:rsid w:val="00C6063D"/>
    <w:rsid w:val="00C60CDA"/>
    <w:rsid w:val="00C60F9D"/>
    <w:rsid w:val="00C61042"/>
    <w:rsid w:val="00C61170"/>
    <w:rsid w:val="00C616D7"/>
    <w:rsid w:val="00C6176A"/>
    <w:rsid w:val="00C61BB9"/>
    <w:rsid w:val="00C61D1F"/>
    <w:rsid w:val="00C61D3B"/>
    <w:rsid w:val="00C61DA4"/>
    <w:rsid w:val="00C61F8C"/>
    <w:rsid w:val="00C627D8"/>
    <w:rsid w:val="00C6282E"/>
    <w:rsid w:val="00C62867"/>
    <w:rsid w:val="00C62893"/>
    <w:rsid w:val="00C629CA"/>
    <w:rsid w:val="00C62DB9"/>
    <w:rsid w:val="00C62E77"/>
    <w:rsid w:val="00C62E80"/>
    <w:rsid w:val="00C63281"/>
    <w:rsid w:val="00C63761"/>
    <w:rsid w:val="00C639B5"/>
    <w:rsid w:val="00C63D0F"/>
    <w:rsid w:val="00C63D26"/>
    <w:rsid w:val="00C63EDC"/>
    <w:rsid w:val="00C64040"/>
    <w:rsid w:val="00C64449"/>
    <w:rsid w:val="00C647B2"/>
    <w:rsid w:val="00C648D7"/>
    <w:rsid w:val="00C64969"/>
    <w:rsid w:val="00C64A7B"/>
    <w:rsid w:val="00C64B9D"/>
    <w:rsid w:val="00C64BFB"/>
    <w:rsid w:val="00C64FA5"/>
    <w:rsid w:val="00C64FA7"/>
    <w:rsid w:val="00C65251"/>
    <w:rsid w:val="00C659EA"/>
    <w:rsid w:val="00C65E25"/>
    <w:rsid w:val="00C661DE"/>
    <w:rsid w:val="00C666AF"/>
    <w:rsid w:val="00C66727"/>
    <w:rsid w:val="00C66B57"/>
    <w:rsid w:val="00C66BED"/>
    <w:rsid w:val="00C66BF6"/>
    <w:rsid w:val="00C66C44"/>
    <w:rsid w:val="00C67319"/>
    <w:rsid w:val="00C674B5"/>
    <w:rsid w:val="00C6786C"/>
    <w:rsid w:val="00C67883"/>
    <w:rsid w:val="00C6791F"/>
    <w:rsid w:val="00C67AFB"/>
    <w:rsid w:val="00C67BC1"/>
    <w:rsid w:val="00C67CDF"/>
    <w:rsid w:val="00C67D3E"/>
    <w:rsid w:val="00C67E88"/>
    <w:rsid w:val="00C7016A"/>
    <w:rsid w:val="00C70B5F"/>
    <w:rsid w:val="00C70B72"/>
    <w:rsid w:val="00C70BBA"/>
    <w:rsid w:val="00C70EE8"/>
    <w:rsid w:val="00C710E6"/>
    <w:rsid w:val="00C71156"/>
    <w:rsid w:val="00C718EE"/>
    <w:rsid w:val="00C71BBA"/>
    <w:rsid w:val="00C71F8C"/>
    <w:rsid w:val="00C720CF"/>
    <w:rsid w:val="00C722D1"/>
    <w:rsid w:val="00C72C24"/>
    <w:rsid w:val="00C72C8D"/>
    <w:rsid w:val="00C72ED6"/>
    <w:rsid w:val="00C7357E"/>
    <w:rsid w:val="00C73722"/>
    <w:rsid w:val="00C73770"/>
    <w:rsid w:val="00C73936"/>
    <w:rsid w:val="00C73DD7"/>
    <w:rsid w:val="00C73E6A"/>
    <w:rsid w:val="00C7418F"/>
    <w:rsid w:val="00C742BE"/>
    <w:rsid w:val="00C74423"/>
    <w:rsid w:val="00C74834"/>
    <w:rsid w:val="00C749CA"/>
    <w:rsid w:val="00C74B0D"/>
    <w:rsid w:val="00C74D04"/>
    <w:rsid w:val="00C74FE8"/>
    <w:rsid w:val="00C75249"/>
    <w:rsid w:val="00C7530E"/>
    <w:rsid w:val="00C75346"/>
    <w:rsid w:val="00C753A8"/>
    <w:rsid w:val="00C7567A"/>
    <w:rsid w:val="00C756E3"/>
    <w:rsid w:val="00C763FE"/>
    <w:rsid w:val="00C767B0"/>
    <w:rsid w:val="00C76824"/>
    <w:rsid w:val="00C76872"/>
    <w:rsid w:val="00C768C3"/>
    <w:rsid w:val="00C76E15"/>
    <w:rsid w:val="00C76EE3"/>
    <w:rsid w:val="00C77208"/>
    <w:rsid w:val="00C77263"/>
    <w:rsid w:val="00C772E7"/>
    <w:rsid w:val="00C772F3"/>
    <w:rsid w:val="00C7736C"/>
    <w:rsid w:val="00C775C8"/>
    <w:rsid w:val="00C7765C"/>
    <w:rsid w:val="00C77F1B"/>
    <w:rsid w:val="00C77F59"/>
    <w:rsid w:val="00C8000E"/>
    <w:rsid w:val="00C8003A"/>
    <w:rsid w:val="00C8005D"/>
    <w:rsid w:val="00C800A9"/>
    <w:rsid w:val="00C800F1"/>
    <w:rsid w:val="00C805AF"/>
    <w:rsid w:val="00C808CA"/>
    <w:rsid w:val="00C8099A"/>
    <w:rsid w:val="00C80F08"/>
    <w:rsid w:val="00C812C7"/>
    <w:rsid w:val="00C81DD4"/>
    <w:rsid w:val="00C81E87"/>
    <w:rsid w:val="00C81EBA"/>
    <w:rsid w:val="00C825CD"/>
    <w:rsid w:val="00C82A4C"/>
    <w:rsid w:val="00C82C4C"/>
    <w:rsid w:val="00C82CD2"/>
    <w:rsid w:val="00C82CF6"/>
    <w:rsid w:val="00C82DF8"/>
    <w:rsid w:val="00C82E44"/>
    <w:rsid w:val="00C82F19"/>
    <w:rsid w:val="00C8300D"/>
    <w:rsid w:val="00C83011"/>
    <w:rsid w:val="00C830A8"/>
    <w:rsid w:val="00C8368E"/>
    <w:rsid w:val="00C83A84"/>
    <w:rsid w:val="00C8402C"/>
    <w:rsid w:val="00C8450C"/>
    <w:rsid w:val="00C849FF"/>
    <w:rsid w:val="00C84A81"/>
    <w:rsid w:val="00C850DF"/>
    <w:rsid w:val="00C85122"/>
    <w:rsid w:val="00C851CB"/>
    <w:rsid w:val="00C851E9"/>
    <w:rsid w:val="00C85210"/>
    <w:rsid w:val="00C85557"/>
    <w:rsid w:val="00C85727"/>
    <w:rsid w:val="00C85CC6"/>
    <w:rsid w:val="00C85EF1"/>
    <w:rsid w:val="00C86131"/>
    <w:rsid w:val="00C863FB"/>
    <w:rsid w:val="00C86546"/>
    <w:rsid w:val="00C8669F"/>
    <w:rsid w:val="00C86994"/>
    <w:rsid w:val="00C86B0C"/>
    <w:rsid w:val="00C86BF0"/>
    <w:rsid w:val="00C86D89"/>
    <w:rsid w:val="00C87135"/>
    <w:rsid w:val="00C87637"/>
    <w:rsid w:val="00C8765F"/>
    <w:rsid w:val="00C87948"/>
    <w:rsid w:val="00C87F56"/>
    <w:rsid w:val="00C90063"/>
    <w:rsid w:val="00C90287"/>
    <w:rsid w:val="00C90491"/>
    <w:rsid w:val="00C908AF"/>
    <w:rsid w:val="00C909D1"/>
    <w:rsid w:val="00C90C1F"/>
    <w:rsid w:val="00C90EF2"/>
    <w:rsid w:val="00C91042"/>
    <w:rsid w:val="00C9110F"/>
    <w:rsid w:val="00C9116A"/>
    <w:rsid w:val="00C91274"/>
    <w:rsid w:val="00C91570"/>
    <w:rsid w:val="00C91797"/>
    <w:rsid w:val="00C91B0C"/>
    <w:rsid w:val="00C91CC4"/>
    <w:rsid w:val="00C91D85"/>
    <w:rsid w:val="00C92610"/>
    <w:rsid w:val="00C928BF"/>
    <w:rsid w:val="00C9297C"/>
    <w:rsid w:val="00C929D8"/>
    <w:rsid w:val="00C929E2"/>
    <w:rsid w:val="00C92CA8"/>
    <w:rsid w:val="00C92CD2"/>
    <w:rsid w:val="00C92DD8"/>
    <w:rsid w:val="00C92F6B"/>
    <w:rsid w:val="00C9320C"/>
    <w:rsid w:val="00C936C8"/>
    <w:rsid w:val="00C9384D"/>
    <w:rsid w:val="00C938CD"/>
    <w:rsid w:val="00C93AFB"/>
    <w:rsid w:val="00C93DD3"/>
    <w:rsid w:val="00C93E41"/>
    <w:rsid w:val="00C93F3E"/>
    <w:rsid w:val="00C93FA1"/>
    <w:rsid w:val="00C93FC3"/>
    <w:rsid w:val="00C940BD"/>
    <w:rsid w:val="00C94715"/>
    <w:rsid w:val="00C948EF"/>
    <w:rsid w:val="00C9495A"/>
    <w:rsid w:val="00C94CFF"/>
    <w:rsid w:val="00C9515D"/>
    <w:rsid w:val="00C95500"/>
    <w:rsid w:val="00C956E4"/>
    <w:rsid w:val="00C95776"/>
    <w:rsid w:val="00C95FAD"/>
    <w:rsid w:val="00C9612C"/>
    <w:rsid w:val="00C96597"/>
    <w:rsid w:val="00C96769"/>
    <w:rsid w:val="00C96855"/>
    <w:rsid w:val="00C9693A"/>
    <w:rsid w:val="00C96A09"/>
    <w:rsid w:val="00C96B88"/>
    <w:rsid w:val="00C96E98"/>
    <w:rsid w:val="00C96F66"/>
    <w:rsid w:val="00C971B1"/>
    <w:rsid w:val="00C9743F"/>
    <w:rsid w:val="00C975D2"/>
    <w:rsid w:val="00C97653"/>
    <w:rsid w:val="00C978CF"/>
    <w:rsid w:val="00C97EB9"/>
    <w:rsid w:val="00CA039E"/>
    <w:rsid w:val="00CA07C1"/>
    <w:rsid w:val="00CA09BB"/>
    <w:rsid w:val="00CA09F2"/>
    <w:rsid w:val="00CA118C"/>
    <w:rsid w:val="00CA1228"/>
    <w:rsid w:val="00CA12A7"/>
    <w:rsid w:val="00CA13AC"/>
    <w:rsid w:val="00CA1ABA"/>
    <w:rsid w:val="00CA1B92"/>
    <w:rsid w:val="00CA1C61"/>
    <w:rsid w:val="00CA1DF4"/>
    <w:rsid w:val="00CA213C"/>
    <w:rsid w:val="00CA22EA"/>
    <w:rsid w:val="00CA23B7"/>
    <w:rsid w:val="00CA245D"/>
    <w:rsid w:val="00CA24C3"/>
    <w:rsid w:val="00CA2534"/>
    <w:rsid w:val="00CA26CC"/>
    <w:rsid w:val="00CA2ACE"/>
    <w:rsid w:val="00CA2B2B"/>
    <w:rsid w:val="00CA2BFB"/>
    <w:rsid w:val="00CA2EEC"/>
    <w:rsid w:val="00CA30E2"/>
    <w:rsid w:val="00CA3112"/>
    <w:rsid w:val="00CA364B"/>
    <w:rsid w:val="00CA39C3"/>
    <w:rsid w:val="00CA3AB3"/>
    <w:rsid w:val="00CA3AD0"/>
    <w:rsid w:val="00CA3D48"/>
    <w:rsid w:val="00CA3E0C"/>
    <w:rsid w:val="00CA4066"/>
    <w:rsid w:val="00CA4168"/>
    <w:rsid w:val="00CA4675"/>
    <w:rsid w:val="00CA46D6"/>
    <w:rsid w:val="00CA4CBF"/>
    <w:rsid w:val="00CA51F2"/>
    <w:rsid w:val="00CA543A"/>
    <w:rsid w:val="00CA566D"/>
    <w:rsid w:val="00CA56B7"/>
    <w:rsid w:val="00CA56EA"/>
    <w:rsid w:val="00CA5877"/>
    <w:rsid w:val="00CA58DC"/>
    <w:rsid w:val="00CA5918"/>
    <w:rsid w:val="00CA59C8"/>
    <w:rsid w:val="00CA5E82"/>
    <w:rsid w:val="00CA60AF"/>
    <w:rsid w:val="00CA63C3"/>
    <w:rsid w:val="00CA63F5"/>
    <w:rsid w:val="00CA66A1"/>
    <w:rsid w:val="00CA69D6"/>
    <w:rsid w:val="00CA703F"/>
    <w:rsid w:val="00CA72AA"/>
    <w:rsid w:val="00CA759F"/>
    <w:rsid w:val="00CA7658"/>
    <w:rsid w:val="00CA77B6"/>
    <w:rsid w:val="00CA7A39"/>
    <w:rsid w:val="00CA7E10"/>
    <w:rsid w:val="00CB0096"/>
    <w:rsid w:val="00CB0132"/>
    <w:rsid w:val="00CB013B"/>
    <w:rsid w:val="00CB09C9"/>
    <w:rsid w:val="00CB0A6F"/>
    <w:rsid w:val="00CB0C0F"/>
    <w:rsid w:val="00CB0C68"/>
    <w:rsid w:val="00CB0CFA"/>
    <w:rsid w:val="00CB12D5"/>
    <w:rsid w:val="00CB144B"/>
    <w:rsid w:val="00CB14B2"/>
    <w:rsid w:val="00CB1752"/>
    <w:rsid w:val="00CB1D55"/>
    <w:rsid w:val="00CB218F"/>
    <w:rsid w:val="00CB2462"/>
    <w:rsid w:val="00CB269A"/>
    <w:rsid w:val="00CB2848"/>
    <w:rsid w:val="00CB2991"/>
    <w:rsid w:val="00CB2DBD"/>
    <w:rsid w:val="00CB2F5B"/>
    <w:rsid w:val="00CB36BB"/>
    <w:rsid w:val="00CB3986"/>
    <w:rsid w:val="00CB3BD0"/>
    <w:rsid w:val="00CB3C1D"/>
    <w:rsid w:val="00CB3C64"/>
    <w:rsid w:val="00CB485A"/>
    <w:rsid w:val="00CB49A5"/>
    <w:rsid w:val="00CB4EDD"/>
    <w:rsid w:val="00CB4F2E"/>
    <w:rsid w:val="00CB5357"/>
    <w:rsid w:val="00CB5393"/>
    <w:rsid w:val="00CB5427"/>
    <w:rsid w:val="00CB54C2"/>
    <w:rsid w:val="00CB5657"/>
    <w:rsid w:val="00CB59C7"/>
    <w:rsid w:val="00CB5AB8"/>
    <w:rsid w:val="00CB5CFE"/>
    <w:rsid w:val="00CB5D3D"/>
    <w:rsid w:val="00CB5E81"/>
    <w:rsid w:val="00CB6E6E"/>
    <w:rsid w:val="00CB705A"/>
    <w:rsid w:val="00CB724D"/>
    <w:rsid w:val="00CB72AB"/>
    <w:rsid w:val="00CB7B73"/>
    <w:rsid w:val="00CB7D36"/>
    <w:rsid w:val="00CC0351"/>
    <w:rsid w:val="00CC0E3A"/>
    <w:rsid w:val="00CC0FB9"/>
    <w:rsid w:val="00CC0FC0"/>
    <w:rsid w:val="00CC10E6"/>
    <w:rsid w:val="00CC114D"/>
    <w:rsid w:val="00CC128E"/>
    <w:rsid w:val="00CC13E4"/>
    <w:rsid w:val="00CC15BB"/>
    <w:rsid w:val="00CC169A"/>
    <w:rsid w:val="00CC16AC"/>
    <w:rsid w:val="00CC1EA6"/>
    <w:rsid w:val="00CC229B"/>
    <w:rsid w:val="00CC22A9"/>
    <w:rsid w:val="00CC2440"/>
    <w:rsid w:val="00CC25BD"/>
    <w:rsid w:val="00CC28F6"/>
    <w:rsid w:val="00CC3219"/>
    <w:rsid w:val="00CC32FA"/>
    <w:rsid w:val="00CC3373"/>
    <w:rsid w:val="00CC3E61"/>
    <w:rsid w:val="00CC402B"/>
    <w:rsid w:val="00CC43DC"/>
    <w:rsid w:val="00CC45A9"/>
    <w:rsid w:val="00CC4707"/>
    <w:rsid w:val="00CC48BD"/>
    <w:rsid w:val="00CC4C54"/>
    <w:rsid w:val="00CC4D5C"/>
    <w:rsid w:val="00CC5030"/>
    <w:rsid w:val="00CC512B"/>
    <w:rsid w:val="00CC5263"/>
    <w:rsid w:val="00CC5283"/>
    <w:rsid w:val="00CC5B7D"/>
    <w:rsid w:val="00CC602E"/>
    <w:rsid w:val="00CC60B6"/>
    <w:rsid w:val="00CC64A4"/>
    <w:rsid w:val="00CC6837"/>
    <w:rsid w:val="00CC688D"/>
    <w:rsid w:val="00CC68C9"/>
    <w:rsid w:val="00CC69DD"/>
    <w:rsid w:val="00CC6ACC"/>
    <w:rsid w:val="00CC7736"/>
    <w:rsid w:val="00CC7AA9"/>
    <w:rsid w:val="00CC7C13"/>
    <w:rsid w:val="00CC7CA9"/>
    <w:rsid w:val="00CD042F"/>
    <w:rsid w:val="00CD0689"/>
    <w:rsid w:val="00CD0693"/>
    <w:rsid w:val="00CD06AA"/>
    <w:rsid w:val="00CD0801"/>
    <w:rsid w:val="00CD0932"/>
    <w:rsid w:val="00CD0A28"/>
    <w:rsid w:val="00CD0AB3"/>
    <w:rsid w:val="00CD0B3C"/>
    <w:rsid w:val="00CD0E9B"/>
    <w:rsid w:val="00CD1243"/>
    <w:rsid w:val="00CD138E"/>
    <w:rsid w:val="00CD176C"/>
    <w:rsid w:val="00CD19AB"/>
    <w:rsid w:val="00CD21DE"/>
    <w:rsid w:val="00CD230A"/>
    <w:rsid w:val="00CD23AE"/>
    <w:rsid w:val="00CD24F4"/>
    <w:rsid w:val="00CD27C8"/>
    <w:rsid w:val="00CD2B4D"/>
    <w:rsid w:val="00CD2C67"/>
    <w:rsid w:val="00CD2D09"/>
    <w:rsid w:val="00CD2F5F"/>
    <w:rsid w:val="00CD2FA7"/>
    <w:rsid w:val="00CD3117"/>
    <w:rsid w:val="00CD3197"/>
    <w:rsid w:val="00CD35D7"/>
    <w:rsid w:val="00CD35DD"/>
    <w:rsid w:val="00CD36F3"/>
    <w:rsid w:val="00CD378F"/>
    <w:rsid w:val="00CD37D9"/>
    <w:rsid w:val="00CD3AA0"/>
    <w:rsid w:val="00CD3E0A"/>
    <w:rsid w:val="00CD40A4"/>
    <w:rsid w:val="00CD41E5"/>
    <w:rsid w:val="00CD421B"/>
    <w:rsid w:val="00CD43DE"/>
    <w:rsid w:val="00CD45EB"/>
    <w:rsid w:val="00CD46FF"/>
    <w:rsid w:val="00CD4813"/>
    <w:rsid w:val="00CD4DE1"/>
    <w:rsid w:val="00CD5812"/>
    <w:rsid w:val="00CD584D"/>
    <w:rsid w:val="00CD58BB"/>
    <w:rsid w:val="00CD5C97"/>
    <w:rsid w:val="00CD5D90"/>
    <w:rsid w:val="00CD5F9D"/>
    <w:rsid w:val="00CD6024"/>
    <w:rsid w:val="00CD6302"/>
    <w:rsid w:val="00CD66CB"/>
    <w:rsid w:val="00CD678E"/>
    <w:rsid w:val="00CD6939"/>
    <w:rsid w:val="00CD6BAB"/>
    <w:rsid w:val="00CD6BB8"/>
    <w:rsid w:val="00CD6C2E"/>
    <w:rsid w:val="00CD6F65"/>
    <w:rsid w:val="00CD6FB0"/>
    <w:rsid w:val="00CD7035"/>
    <w:rsid w:val="00CD722A"/>
    <w:rsid w:val="00CD748C"/>
    <w:rsid w:val="00CD7850"/>
    <w:rsid w:val="00CD7A03"/>
    <w:rsid w:val="00CD7AD4"/>
    <w:rsid w:val="00CD7F1D"/>
    <w:rsid w:val="00CE029D"/>
    <w:rsid w:val="00CE02C1"/>
    <w:rsid w:val="00CE0A3C"/>
    <w:rsid w:val="00CE0A54"/>
    <w:rsid w:val="00CE0BBA"/>
    <w:rsid w:val="00CE0CD4"/>
    <w:rsid w:val="00CE0D1E"/>
    <w:rsid w:val="00CE0EED"/>
    <w:rsid w:val="00CE11F9"/>
    <w:rsid w:val="00CE137E"/>
    <w:rsid w:val="00CE1B52"/>
    <w:rsid w:val="00CE1DE3"/>
    <w:rsid w:val="00CE1EDC"/>
    <w:rsid w:val="00CE20A2"/>
    <w:rsid w:val="00CE2615"/>
    <w:rsid w:val="00CE2640"/>
    <w:rsid w:val="00CE2679"/>
    <w:rsid w:val="00CE277F"/>
    <w:rsid w:val="00CE278E"/>
    <w:rsid w:val="00CE27FC"/>
    <w:rsid w:val="00CE2868"/>
    <w:rsid w:val="00CE2A05"/>
    <w:rsid w:val="00CE2D14"/>
    <w:rsid w:val="00CE30A1"/>
    <w:rsid w:val="00CE33F9"/>
    <w:rsid w:val="00CE3581"/>
    <w:rsid w:val="00CE36B7"/>
    <w:rsid w:val="00CE37D5"/>
    <w:rsid w:val="00CE3BC2"/>
    <w:rsid w:val="00CE3CE7"/>
    <w:rsid w:val="00CE4029"/>
    <w:rsid w:val="00CE4462"/>
    <w:rsid w:val="00CE46EF"/>
    <w:rsid w:val="00CE4855"/>
    <w:rsid w:val="00CE51A9"/>
    <w:rsid w:val="00CE571A"/>
    <w:rsid w:val="00CE6095"/>
    <w:rsid w:val="00CE67E8"/>
    <w:rsid w:val="00CE6A70"/>
    <w:rsid w:val="00CE78CE"/>
    <w:rsid w:val="00CE799F"/>
    <w:rsid w:val="00CE7CB3"/>
    <w:rsid w:val="00CE7E29"/>
    <w:rsid w:val="00CF01D0"/>
    <w:rsid w:val="00CF029A"/>
    <w:rsid w:val="00CF029C"/>
    <w:rsid w:val="00CF02D7"/>
    <w:rsid w:val="00CF0494"/>
    <w:rsid w:val="00CF0546"/>
    <w:rsid w:val="00CF0580"/>
    <w:rsid w:val="00CF06B3"/>
    <w:rsid w:val="00CF07A6"/>
    <w:rsid w:val="00CF07FD"/>
    <w:rsid w:val="00CF0C23"/>
    <w:rsid w:val="00CF0D34"/>
    <w:rsid w:val="00CF0D5D"/>
    <w:rsid w:val="00CF0DCF"/>
    <w:rsid w:val="00CF111F"/>
    <w:rsid w:val="00CF113D"/>
    <w:rsid w:val="00CF12A5"/>
    <w:rsid w:val="00CF1721"/>
    <w:rsid w:val="00CF1B71"/>
    <w:rsid w:val="00CF1CC1"/>
    <w:rsid w:val="00CF1E38"/>
    <w:rsid w:val="00CF2570"/>
    <w:rsid w:val="00CF25E6"/>
    <w:rsid w:val="00CF2ADF"/>
    <w:rsid w:val="00CF2EA9"/>
    <w:rsid w:val="00CF305D"/>
    <w:rsid w:val="00CF31C4"/>
    <w:rsid w:val="00CF35A9"/>
    <w:rsid w:val="00CF376F"/>
    <w:rsid w:val="00CF388E"/>
    <w:rsid w:val="00CF3A64"/>
    <w:rsid w:val="00CF3C4F"/>
    <w:rsid w:val="00CF3D50"/>
    <w:rsid w:val="00CF3D55"/>
    <w:rsid w:val="00CF4216"/>
    <w:rsid w:val="00CF46B7"/>
    <w:rsid w:val="00CF48E9"/>
    <w:rsid w:val="00CF4A4E"/>
    <w:rsid w:val="00CF4B74"/>
    <w:rsid w:val="00CF4DBD"/>
    <w:rsid w:val="00CF5341"/>
    <w:rsid w:val="00CF53E2"/>
    <w:rsid w:val="00CF5F11"/>
    <w:rsid w:val="00CF6489"/>
    <w:rsid w:val="00CF6508"/>
    <w:rsid w:val="00CF6973"/>
    <w:rsid w:val="00CF6B81"/>
    <w:rsid w:val="00CF7061"/>
    <w:rsid w:val="00CF7635"/>
    <w:rsid w:val="00CF771D"/>
    <w:rsid w:val="00CF7896"/>
    <w:rsid w:val="00CF7B12"/>
    <w:rsid w:val="00CF7CC9"/>
    <w:rsid w:val="00CF7F85"/>
    <w:rsid w:val="00CF7FF6"/>
    <w:rsid w:val="00D0081E"/>
    <w:rsid w:val="00D00B12"/>
    <w:rsid w:val="00D00D79"/>
    <w:rsid w:val="00D00E74"/>
    <w:rsid w:val="00D00FFE"/>
    <w:rsid w:val="00D01A90"/>
    <w:rsid w:val="00D01CA9"/>
    <w:rsid w:val="00D02087"/>
    <w:rsid w:val="00D02A18"/>
    <w:rsid w:val="00D02FFE"/>
    <w:rsid w:val="00D0344F"/>
    <w:rsid w:val="00D03602"/>
    <w:rsid w:val="00D036C4"/>
    <w:rsid w:val="00D03A9C"/>
    <w:rsid w:val="00D0412C"/>
    <w:rsid w:val="00D041CE"/>
    <w:rsid w:val="00D049B1"/>
    <w:rsid w:val="00D04D73"/>
    <w:rsid w:val="00D050DA"/>
    <w:rsid w:val="00D05512"/>
    <w:rsid w:val="00D05640"/>
    <w:rsid w:val="00D056BA"/>
    <w:rsid w:val="00D058CA"/>
    <w:rsid w:val="00D0602C"/>
    <w:rsid w:val="00D0606A"/>
    <w:rsid w:val="00D06079"/>
    <w:rsid w:val="00D0615E"/>
    <w:rsid w:val="00D062B3"/>
    <w:rsid w:val="00D063FD"/>
    <w:rsid w:val="00D0652E"/>
    <w:rsid w:val="00D06891"/>
    <w:rsid w:val="00D068B9"/>
    <w:rsid w:val="00D069B0"/>
    <w:rsid w:val="00D07047"/>
    <w:rsid w:val="00D074A4"/>
    <w:rsid w:val="00D0764B"/>
    <w:rsid w:val="00D07962"/>
    <w:rsid w:val="00D07B6E"/>
    <w:rsid w:val="00D07D44"/>
    <w:rsid w:val="00D07D55"/>
    <w:rsid w:val="00D07DD4"/>
    <w:rsid w:val="00D10110"/>
    <w:rsid w:val="00D10283"/>
    <w:rsid w:val="00D106E3"/>
    <w:rsid w:val="00D10775"/>
    <w:rsid w:val="00D10961"/>
    <w:rsid w:val="00D10D23"/>
    <w:rsid w:val="00D10D47"/>
    <w:rsid w:val="00D10ECC"/>
    <w:rsid w:val="00D10F6B"/>
    <w:rsid w:val="00D1131A"/>
    <w:rsid w:val="00D113BD"/>
    <w:rsid w:val="00D11448"/>
    <w:rsid w:val="00D1169E"/>
    <w:rsid w:val="00D117F7"/>
    <w:rsid w:val="00D11B87"/>
    <w:rsid w:val="00D11B8D"/>
    <w:rsid w:val="00D11F2A"/>
    <w:rsid w:val="00D11F68"/>
    <w:rsid w:val="00D121EC"/>
    <w:rsid w:val="00D121F2"/>
    <w:rsid w:val="00D124C8"/>
    <w:rsid w:val="00D1250D"/>
    <w:rsid w:val="00D12816"/>
    <w:rsid w:val="00D12972"/>
    <w:rsid w:val="00D1299C"/>
    <w:rsid w:val="00D12BB5"/>
    <w:rsid w:val="00D135AD"/>
    <w:rsid w:val="00D13659"/>
    <w:rsid w:val="00D1385F"/>
    <w:rsid w:val="00D13D41"/>
    <w:rsid w:val="00D13EA4"/>
    <w:rsid w:val="00D13FDC"/>
    <w:rsid w:val="00D140B5"/>
    <w:rsid w:val="00D1435A"/>
    <w:rsid w:val="00D145F6"/>
    <w:rsid w:val="00D1475D"/>
    <w:rsid w:val="00D1478A"/>
    <w:rsid w:val="00D147F0"/>
    <w:rsid w:val="00D14B87"/>
    <w:rsid w:val="00D14E1E"/>
    <w:rsid w:val="00D14E25"/>
    <w:rsid w:val="00D14E67"/>
    <w:rsid w:val="00D14EEE"/>
    <w:rsid w:val="00D14F3B"/>
    <w:rsid w:val="00D151A9"/>
    <w:rsid w:val="00D152BD"/>
    <w:rsid w:val="00D15551"/>
    <w:rsid w:val="00D15621"/>
    <w:rsid w:val="00D1596B"/>
    <w:rsid w:val="00D159E6"/>
    <w:rsid w:val="00D15C2B"/>
    <w:rsid w:val="00D16046"/>
    <w:rsid w:val="00D16217"/>
    <w:rsid w:val="00D16218"/>
    <w:rsid w:val="00D1635C"/>
    <w:rsid w:val="00D163BC"/>
    <w:rsid w:val="00D16716"/>
    <w:rsid w:val="00D16EDE"/>
    <w:rsid w:val="00D170CA"/>
    <w:rsid w:val="00D17373"/>
    <w:rsid w:val="00D1741C"/>
    <w:rsid w:val="00D17649"/>
    <w:rsid w:val="00D17B43"/>
    <w:rsid w:val="00D17B91"/>
    <w:rsid w:val="00D17EC9"/>
    <w:rsid w:val="00D2027B"/>
    <w:rsid w:val="00D204B5"/>
    <w:rsid w:val="00D206E0"/>
    <w:rsid w:val="00D207C2"/>
    <w:rsid w:val="00D20805"/>
    <w:rsid w:val="00D2088A"/>
    <w:rsid w:val="00D20C5D"/>
    <w:rsid w:val="00D20E6B"/>
    <w:rsid w:val="00D2150A"/>
    <w:rsid w:val="00D21611"/>
    <w:rsid w:val="00D21893"/>
    <w:rsid w:val="00D21E7A"/>
    <w:rsid w:val="00D21F8A"/>
    <w:rsid w:val="00D22262"/>
    <w:rsid w:val="00D22690"/>
    <w:rsid w:val="00D22980"/>
    <w:rsid w:val="00D22AF6"/>
    <w:rsid w:val="00D22B56"/>
    <w:rsid w:val="00D22B59"/>
    <w:rsid w:val="00D22C85"/>
    <w:rsid w:val="00D23169"/>
    <w:rsid w:val="00D2334A"/>
    <w:rsid w:val="00D23726"/>
    <w:rsid w:val="00D23A65"/>
    <w:rsid w:val="00D23ABF"/>
    <w:rsid w:val="00D23D36"/>
    <w:rsid w:val="00D24113"/>
    <w:rsid w:val="00D2416C"/>
    <w:rsid w:val="00D2426E"/>
    <w:rsid w:val="00D24400"/>
    <w:rsid w:val="00D244E7"/>
    <w:rsid w:val="00D24598"/>
    <w:rsid w:val="00D24729"/>
    <w:rsid w:val="00D2486C"/>
    <w:rsid w:val="00D24A52"/>
    <w:rsid w:val="00D24BF7"/>
    <w:rsid w:val="00D24E86"/>
    <w:rsid w:val="00D259A9"/>
    <w:rsid w:val="00D25DF6"/>
    <w:rsid w:val="00D25EE8"/>
    <w:rsid w:val="00D26260"/>
    <w:rsid w:val="00D265F0"/>
    <w:rsid w:val="00D268DE"/>
    <w:rsid w:val="00D26E40"/>
    <w:rsid w:val="00D270F1"/>
    <w:rsid w:val="00D2715E"/>
    <w:rsid w:val="00D27862"/>
    <w:rsid w:val="00D3003D"/>
    <w:rsid w:val="00D30445"/>
    <w:rsid w:val="00D304D5"/>
    <w:rsid w:val="00D3058D"/>
    <w:rsid w:val="00D3086B"/>
    <w:rsid w:val="00D308DE"/>
    <w:rsid w:val="00D30DAD"/>
    <w:rsid w:val="00D30E61"/>
    <w:rsid w:val="00D31006"/>
    <w:rsid w:val="00D31153"/>
    <w:rsid w:val="00D3170C"/>
    <w:rsid w:val="00D317B9"/>
    <w:rsid w:val="00D3180A"/>
    <w:rsid w:val="00D318C7"/>
    <w:rsid w:val="00D31ACC"/>
    <w:rsid w:val="00D321C7"/>
    <w:rsid w:val="00D3226F"/>
    <w:rsid w:val="00D324A7"/>
    <w:rsid w:val="00D3251F"/>
    <w:rsid w:val="00D328C6"/>
    <w:rsid w:val="00D32915"/>
    <w:rsid w:val="00D32917"/>
    <w:rsid w:val="00D32BEC"/>
    <w:rsid w:val="00D32E12"/>
    <w:rsid w:val="00D33162"/>
    <w:rsid w:val="00D331CE"/>
    <w:rsid w:val="00D334F5"/>
    <w:rsid w:val="00D33983"/>
    <w:rsid w:val="00D33EED"/>
    <w:rsid w:val="00D345FE"/>
    <w:rsid w:val="00D34765"/>
    <w:rsid w:val="00D34908"/>
    <w:rsid w:val="00D34DBD"/>
    <w:rsid w:val="00D35129"/>
    <w:rsid w:val="00D35273"/>
    <w:rsid w:val="00D3555B"/>
    <w:rsid w:val="00D3563E"/>
    <w:rsid w:val="00D3565B"/>
    <w:rsid w:val="00D35772"/>
    <w:rsid w:val="00D3583A"/>
    <w:rsid w:val="00D35DB8"/>
    <w:rsid w:val="00D36142"/>
    <w:rsid w:val="00D367C3"/>
    <w:rsid w:val="00D36CCD"/>
    <w:rsid w:val="00D36E41"/>
    <w:rsid w:val="00D373C0"/>
    <w:rsid w:val="00D373CA"/>
    <w:rsid w:val="00D3798A"/>
    <w:rsid w:val="00D37CDF"/>
    <w:rsid w:val="00D37DE1"/>
    <w:rsid w:val="00D37FE5"/>
    <w:rsid w:val="00D40576"/>
    <w:rsid w:val="00D405C1"/>
    <w:rsid w:val="00D40C8B"/>
    <w:rsid w:val="00D40DA8"/>
    <w:rsid w:val="00D41054"/>
    <w:rsid w:val="00D41141"/>
    <w:rsid w:val="00D4146B"/>
    <w:rsid w:val="00D416A0"/>
    <w:rsid w:val="00D419E7"/>
    <w:rsid w:val="00D41D3E"/>
    <w:rsid w:val="00D42285"/>
    <w:rsid w:val="00D423B3"/>
    <w:rsid w:val="00D423C9"/>
    <w:rsid w:val="00D4263F"/>
    <w:rsid w:val="00D426D1"/>
    <w:rsid w:val="00D42767"/>
    <w:rsid w:val="00D42A60"/>
    <w:rsid w:val="00D431C0"/>
    <w:rsid w:val="00D431F8"/>
    <w:rsid w:val="00D43607"/>
    <w:rsid w:val="00D43745"/>
    <w:rsid w:val="00D4395E"/>
    <w:rsid w:val="00D43A82"/>
    <w:rsid w:val="00D43EC7"/>
    <w:rsid w:val="00D43FED"/>
    <w:rsid w:val="00D4437B"/>
    <w:rsid w:val="00D445C6"/>
    <w:rsid w:val="00D447FF"/>
    <w:rsid w:val="00D448E6"/>
    <w:rsid w:val="00D44C22"/>
    <w:rsid w:val="00D44CFC"/>
    <w:rsid w:val="00D44E51"/>
    <w:rsid w:val="00D45266"/>
    <w:rsid w:val="00D45305"/>
    <w:rsid w:val="00D45520"/>
    <w:rsid w:val="00D4571B"/>
    <w:rsid w:val="00D457F4"/>
    <w:rsid w:val="00D45F30"/>
    <w:rsid w:val="00D462D4"/>
    <w:rsid w:val="00D46947"/>
    <w:rsid w:val="00D46A42"/>
    <w:rsid w:val="00D46AE2"/>
    <w:rsid w:val="00D46B12"/>
    <w:rsid w:val="00D473DB"/>
    <w:rsid w:val="00D4743E"/>
    <w:rsid w:val="00D4759B"/>
    <w:rsid w:val="00D4795F"/>
    <w:rsid w:val="00D47A67"/>
    <w:rsid w:val="00D47BEE"/>
    <w:rsid w:val="00D47C9B"/>
    <w:rsid w:val="00D47CDC"/>
    <w:rsid w:val="00D5040A"/>
    <w:rsid w:val="00D5089E"/>
    <w:rsid w:val="00D50C65"/>
    <w:rsid w:val="00D50E91"/>
    <w:rsid w:val="00D50FC1"/>
    <w:rsid w:val="00D5115A"/>
    <w:rsid w:val="00D51417"/>
    <w:rsid w:val="00D51580"/>
    <w:rsid w:val="00D519E5"/>
    <w:rsid w:val="00D51B90"/>
    <w:rsid w:val="00D51C27"/>
    <w:rsid w:val="00D51E2B"/>
    <w:rsid w:val="00D51F7E"/>
    <w:rsid w:val="00D523EC"/>
    <w:rsid w:val="00D524B8"/>
    <w:rsid w:val="00D52974"/>
    <w:rsid w:val="00D52B07"/>
    <w:rsid w:val="00D52C6A"/>
    <w:rsid w:val="00D52E2A"/>
    <w:rsid w:val="00D52E8A"/>
    <w:rsid w:val="00D5317C"/>
    <w:rsid w:val="00D53243"/>
    <w:rsid w:val="00D537DE"/>
    <w:rsid w:val="00D53B92"/>
    <w:rsid w:val="00D53B94"/>
    <w:rsid w:val="00D53BB5"/>
    <w:rsid w:val="00D53C75"/>
    <w:rsid w:val="00D53D82"/>
    <w:rsid w:val="00D541A2"/>
    <w:rsid w:val="00D546A3"/>
    <w:rsid w:val="00D54C07"/>
    <w:rsid w:val="00D55234"/>
    <w:rsid w:val="00D55271"/>
    <w:rsid w:val="00D553AB"/>
    <w:rsid w:val="00D554D0"/>
    <w:rsid w:val="00D55861"/>
    <w:rsid w:val="00D558BF"/>
    <w:rsid w:val="00D558E9"/>
    <w:rsid w:val="00D55A2C"/>
    <w:rsid w:val="00D55C91"/>
    <w:rsid w:val="00D55E5F"/>
    <w:rsid w:val="00D55EFF"/>
    <w:rsid w:val="00D561BA"/>
    <w:rsid w:val="00D56646"/>
    <w:rsid w:val="00D56C0A"/>
    <w:rsid w:val="00D56EC9"/>
    <w:rsid w:val="00D57165"/>
    <w:rsid w:val="00D57254"/>
    <w:rsid w:val="00D574B5"/>
    <w:rsid w:val="00D57B7A"/>
    <w:rsid w:val="00D60001"/>
    <w:rsid w:val="00D600AC"/>
    <w:rsid w:val="00D60359"/>
    <w:rsid w:val="00D603F5"/>
    <w:rsid w:val="00D6065F"/>
    <w:rsid w:val="00D606B3"/>
    <w:rsid w:val="00D60716"/>
    <w:rsid w:val="00D60778"/>
    <w:rsid w:val="00D60A0F"/>
    <w:rsid w:val="00D60A90"/>
    <w:rsid w:val="00D61323"/>
    <w:rsid w:val="00D6133A"/>
    <w:rsid w:val="00D61627"/>
    <w:rsid w:val="00D619BE"/>
    <w:rsid w:val="00D62652"/>
    <w:rsid w:val="00D62863"/>
    <w:rsid w:val="00D62BC9"/>
    <w:rsid w:val="00D62EEA"/>
    <w:rsid w:val="00D6303D"/>
    <w:rsid w:val="00D633E7"/>
    <w:rsid w:val="00D6372B"/>
    <w:rsid w:val="00D63994"/>
    <w:rsid w:val="00D63D1C"/>
    <w:rsid w:val="00D64027"/>
    <w:rsid w:val="00D64239"/>
    <w:rsid w:val="00D64275"/>
    <w:rsid w:val="00D6433D"/>
    <w:rsid w:val="00D64888"/>
    <w:rsid w:val="00D64D56"/>
    <w:rsid w:val="00D65017"/>
    <w:rsid w:val="00D65704"/>
    <w:rsid w:val="00D65835"/>
    <w:rsid w:val="00D65A5F"/>
    <w:rsid w:val="00D65D16"/>
    <w:rsid w:val="00D65EA4"/>
    <w:rsid w:val="00D65FE6"/>
    <w:rsid w:val="00D6600B"/>
    <w:rsid w:val="00D661F9"/>
    <w:rsid w:val="00D6644A"/>
    <w:rsid w:val="00D665BE"/>
    <w:rsid w:val="00D6683C"/>
    <w:rsid w:val="00D66A7E"/>
    <w:rsid w:val="00D66A9C"/>
    <w:rsid w:val="00D66B05"/>
    <w:rsid w:val="00D66B7F"/>
    <w:rsid w:val="00D67146"/>
    <w:rsid w:val="00D6724A"/>
    <w:rsid w:val="00D672A6"/>
    <w:rsid w:val="00D67444"/>
    <w:rsid w:val="00D677BA"/>
    <w:rsid w:val="00D6798B"/>
    <w:rsid w:val="00D67B76"/>
    <w:rsid w:val="00D67C3B"/>
    <w:rsid w:val="00D67E18"/>
    <w:rsid w:val="00D704B8"/>
    <w:rsid w:val="00D70683"/>
    <w:rsid w:val="00D70A7F"/>
    <w:rsid w:val="00D70C0B"/>
    <w:rsid w:val="00D716B7"/>
    <w:rsid w:val="00D719A7"/>
    <w:rsid w:val="00D71F6B"/>
    <w:rsid w:val="00D72089"/>
    <w:rsid w:val="00D72527"/>
    <w:rsid w:val="00D72604"/>
    <w:rsid w:val="00D72640"/>
    <w:rsid w:val="00D72A85"/>
    <w:rsid w:val="00D72BBA"/>
    <w:rsid w:val="00D72F93"/>
    <w:rsid w:val="00D730B2"/>
    <w:rsid w:val="00D731F1"/>
    <w:rsid w:val="00D73402"/>
    <w:rsid w:val="00D7369F"/>
    <w:rsid w:val="00D736C6"/>
    <w:rsid w:val="00D73772"/>
    <w:rsid w:val="00D7382A"/>
    <w:rsid w:val="00D73AA3"/>
    <w:rsid w:val="00D742A4"/>
    <w:rsid w:val="00D7494C"/>
    <w:rsid w:val="00D74B1A"/>
    <w:rsid w:val="00D74B8C"/>
    <w:rsid w:val="00D74D48"/>
    <w:rsid w:val="00D74E7F"/>
    <w:rsid w:val="00D7517B"/>
    <w:rsid w:val="00D7547E"/>
    <w:rsid w:val="00D754FB"/>
    <w:rsid w:val="00D75DAB"/>
    <w:rsid w:val="00D76209"/>
    <w:rsid w:val="00D76397"/>
    <w:rsid w:val="00D76453"/>
    <w:rsid w:val="00D764E8"/>
    <w:rsid w:val="00D76D47"/>
    <w:rsid w:val="00D770F2"/>
    <w:rsid w:val="00D77131"/>
    <w:rsid w:val="00D771C9"/>
    <w:rsid w:val="00D771D5"/>
    <w:rsid w:val="00D77344"/>
    <w:rsid w:val="00D7799B"/>
    <w:rsid w:val="00D77E9A"/>
    <w:rsid w:val="00D77F3F"/>
    <w:rsid w:val="00D80154"/>
    <w:rsid w:val="00D80170"/>
    <w:rsid w:val="00D8048B"/>
    <w:rsid w:val="00D806B1"/>
    <w:rsid w:val="00D8070F"/>
    <w:rsid w:val="00D807B3"/>
    <w:rsid w:val="00D809C6"/>
    <w:rsid w:val="00D80E1D"/>
    <w:rsid w:val="00D80F60"/>
    <w:rsid w:val="00D81004"/>
    <w:rsid w:val="00D817B2"/>
    <w:rsid w:val="00D81816"/>
    <w:rsid w:val="00D81C78"/>
    <w:rsid w:val="00D81D7E"/>
    <w:rsid w:val="00D81ED2"/>
    <w:rsid w:val="00D81FA4"/>
    <w:rsid w:val="00D82118"/>
    <w:rsid w:val="00D8222B"/>
    <w:rsid w:val="00D824C6"/>
    <w:rsid w:val="00D824C9"/>
    <w:rsid w:val="00D828B6"/>
    <w:rsid w:val="00D8300B"/>
    <w:rsid w:val="00D8347A"/>
    <w:rsid w:val="00D83679"/>
    <w:rsid w:val="00D83A3F"/>
    <w:rsid w:val="00D83C29"/>
    <w:rsid w:val="00D83D4E"/>
    <w:rsid w:val="00D84106"/>
    <w:rsid w:val="00D84114"/>
    <w:rsid w:val="00D84338"/>
    <w:rsid w:val="00D846EF"/>
    <w:rsid w:val="00D856EB"/>
    <w:rsid w:val="00D85AE8"/>
    <w:rsid w:val="00D85BDC"/>
    <w:rsid w:val="00D860A5"/>
    <w:rsid w:val="00D862D5"/>
    <w:rsid w:val="00D8631F"/>
    <w:rsid w:val="00D86C77"/>
    <w:rsid w:val="00D86F37"/>
    <w:rsid w:val="00D8710B"/>
    <w:rsid w:val="00D87255"/>
    <w:rsid w:val="00D8746A"/>
    <w:rsid w:val="00D87723"/>
    <w:rsid w:val="00D8773D"/>
    <w:rsid w:val="00D87857"/>
    <w:rsid w:val="00D87CE7"/>
    <w:rsid w:val="00D87E1C"/>
    <w:rsid w:val="00D87F37"/>
    <w:rsid w:val="00D87F97"/>
    <w:rsid w:val="00D903CC"/>
    <w:rsid w:val="00D906BC"/>
    <w:rsid w:val="00D907EF"/>
    <w:rsid w:val="00D908C9"/>
    <w:rsid w:val="00D909DF"/>
    <w:rsid w:val="00D90A16"/>
    <w:rsid w:val="00D90B9C"/>
    <w:rsid w:val="00D90C1E"/>
    <w:rsid w:val="00D90C9F"/>
    <w:rsid w:val="00D90D75"/>
    <w:rsid w:val="00D91007"/>
    <w:rsid w:val="00D91530"/>
    <w:rsid w:val="00D91BF3"/>
    <w:rsid w:val="00D91CF9"/>
    <w:rsid w:val="00D92152"/>
    <w:rsid w:val="00D92557"/>
    <w:rsid w:val="00D925BB"/>
    <w:rsid w:val="00D926B3"/>
    <w:rsid w:val="00D9298C"/>
    <w:rsid w:val="00D92A03"/>
    <w:rsid w:val="00D92BB4"/>
    <w:rsid w:val="00D92D86"/>
    <w:rsid w:val="00D931CC"/>
    <w:rsid w:val="00D93475"/>
    <w:rsid w:val="00D93721"/>
    <w:rsid w:val="00D93850"/>
    <w:rsid w:val="00D93B6F"/>
    <w:rsid w:val="00D9462F"/>
    <w:rsid w:val="00D946AD"/>
    <w:rsid w:val="00D94F98"/>
    <w:rsid w:val="00D952B8"/>
    <w:rsid w:val="00D952F0"/>
    <w:rsid w:val="00D9534E"/>
    <w:rsid w:val="00D956BD"/>
    <w:rsid w:val="00D95724"/>
    <w:rsid w:val="00D957E3"/>
    <w:rsid w:val="00D95AA1"/>
    <w:rsid w:val="00D96069"/>
    <w:rsid w:val="00D96343"/>
    <w:rsid w:val="00D967A4"/>
    <w:rsid w:val="00D96C72"/>
    <w:rsid w:val="00D97689"/>
    <w:rsid w:val="00D976E9"/>
    <w:rsid w:val="00D97778"/>
    <w:rsid w:val="00D979D5"/>
    <w:rsid w:val="00D97AFD"/>
    <w:rsid w:val="00DA0159"/>
    <w:rsid w:val="00DA03DF"/>
    <w:rsid w:val="00DA0A96"/>
    <w:rsid w:val="00DA0FCA"/>
    <w:rsid w:val="00DA10D2"/>
    <w:rsid w:val="00DA1459"/>
    <w:rsid w:val="00DA145D"/>
    <w:rsid w:val="00DA14C5"/>
    <w:rsid w:val="00DA1CB9"/>
    <w:rsid w:val="00DA228D"/>
    <w:rsid w:val="00DA25E3"/>
    <w:rsid w:val="00DA2742"/>
    <w:rsid w:val="00DA27EF"/>
    <w:rsid w:val="00DA292E"/>
    <w:rsid w:val="00DA29BA"/>
    <w:rsid w:val="00DA2D62"/>
    <w:rsid w:val="00DA31AC"/>
    <w:rsid w:val="00DA3527"/>
    <w:rsid w:val="00DA377F"/>
    <w:rsid w:val="00DA37AD"/>
    <w:rsid w:val="00DA3D7A"/>
    <w:rsid w:val="00DA3E32"/>
    <w:rsid w:val="00DA3F44"/>
    <w:rsid w:val="00DA3FB0"/>
    <w:rsid w:val="00DA4167"/>
    <w:rsid w:val="00DA42DF"/>
    <w:rsid w:val="00DA43E6"/>
    <w:rsid w:val="00DA442B"/>
    <w:rsid w:val="00DA4697"/>
    <w:rsid w:val="00DA4705"/>
    <w:rsid w:val="00DA48DC"/>
    <w:rsid w:val="00DA4CD7"/>
    <w:rsid w:val="00DA5597"/>
    <w:rsid w:val="00DA5EA9"/>
    <w:rsid w:val="00DA5F5C"/>
    <w:rsid w:val="00DA5FCF"/>
    <w:rsid w:val="00DA600E"/>
    <w:rsid w:val="00DA6500"/>
    <w:rsid w:val="00DA6AD9"/>
    <w:rsid w:val="00DA6E64"/>
    <w:rsid w:val="00DA71DF"/>
    <w:rsid w:val="00DA7214"/>
    <w:rsid w:val="00DA731C"/>
    <w:rsid w:val="00DA73A7"/>
    <w:rsid w:val="00DA73D7"/>
    <w:rsid w:val="00DA7404"/>
    <w:rsid w:val="00DA75E6"/>
    <w:rsid w:val="00DA764B"/>
    <w:rsid w:val="00DA78F7"/>
    <w:rsid w:val="00DA791B"/>
    <w:rsid w:val="00DA7C58"/>
    <w:rsid w:val="00DA7C71"/>
    <w:rsid w:val="00DA7CF9"/>
    <w:rsid w:val="00DA7DD3"/>
    <w:rsid w:val="00DA7E5D"/>
    <w:rsid w:val="00DB0021"/>
    <w:rsid w:val="00DB0414"/>
    <w:rsid w:val="00DB0640"/>
    <w:rsid w:val="00DB06CA"/>
    <w:rsid w:val="00DB0D69"/>
    <w:rsid w:val="00DB1432"/>
    <w:rsid w:val="00DB1489"/>
    <w:rsid w:val="00DB16A2"/>
    <w:rsid w:val="00DB16D5"/>
    <w:rsid w:val="00DB18F3"/>
    <w:rsid w:val="00DB19BE"/>
    <w:rsid w:val="00DB19D7"/>
    <w:rsid w:val="00DB1AB1"/>
    <w:rsid w:val="00DB1B77"/>
    <w:rsid w:val="00DB1D21"/>
    <w:rsid w:val="00DB1EB4"/>
    <w:rsid w:val="00DB2517"/>
    <w:rsid w:val="00DB2C46"/>
    <w:rsid w:val="00DB2EF1"/>
    <w:rsid w:val="00DB2F24"/>
    <w:rsid w:val="00DB3073"/>
    <w:rsid w:val="00DB30FE"/>
    <w:rsid w:val="00DB33C6"/>
    <w:rsid w:val="00DB3453"/>
    <w:rsid w:val="00DB3535"/>
    <w:rsid w:val="00DB38F1"/>
    <w:rsid w:val="00DB3925"/>
    <w:rsid w:val="00DB3992"/>
    <w:rsid w:val="00DB3B2F"/>
    <w:rsid w:val="00DB442D"/>
    <w:rsid w:val="00DB4560"/>
    <w:rsid w:val="00DB4876"/>
    <w:rsid w:val="00DB48C8"/>
    <w:rsid w:val="00DB4A4E"/>
    <w:rsid w:val="00DB4BD0"/>
    <w:rsid w:val="00DB4C43"/>
    <w:rsid w:val="00DB582B"/>
    <w:rsid w:val="00DB58CE"/>
    <w:rsid w:val="00DB58F3"/>
    <w:rsid w:val="00DB5CC4"/>
    <w:rsid w:val="00DB61D7"/>
    <w:rsid w:val="00DB6359"/>
    <w:rsid w:val="00DB6A70"/>
    <w:rsid w:val="00DB6B82"/>
    <w:rsid w:val="00DB6E9C"/>
    <w:rsid w:val="00DB70A7"/>
    <w:rsid w:val="00DB774A"/>
    <w:rsid w:val="00DB7A7E"/>
    <w:rsid w:val="00DB7BF1"/>
    <w:rsid w:val="00DB7C33"/>
    <w:rsid w:val="00DB7FDF"/>
    <w:rsid w:val="00DC0758"/>
    <w:rsid w:val="00DC0898"/>
    <w:rsid w:val="00DC1213"/>
    <w:rsid w:val="00DC1230"/>
    <w:rsid w:val="00DC14E8"/>
    <w:rsid w:val="00DC1B7F"/>
    <w:rsid w:val="00DC1BC4"/>
    <w:rsid w:val="00DC1CB9"/>
    <w:rsid w:val="00DC1D4D"/>
    <w:rsid w:val="00DC1F34"/>
    <w:rsid w:val="00DC2156"/>
    <w:rsid w:val="00DC267D"/>
    <w:rsid w:val="00DC2A40"/>
    <w:rsid w:val="00DC2BD1"/>
    <w:rsid w:val="00DC2D12"/>
    <w:rsid w:val="00DC3205"/>
    <w:rsid w:val="00DC336A"/>
    <w:rsid w:val="00DC3766"/>
    <w:rsid w:val="00DC3A77"/>
    <w:rsid w:val="00DC3AA6"/>
    <w:rsid w:val="00DC3DD4"/>
    <w:rsid w:val="00DC3DDD"/>
    <w:rsid w:val="00DC42C5"/>
    <w:rsid w:val="00DC4690"/>
    <w:rsid w:val="00DC46C0"/>
    <w:rsid w:val="00DC53A2"/>
    <w:rsid w:val="00DC54A6"/>
    <w:rsid w:val="00DC6041"/>
    <w:rsid w:val="00DC61F0"/>
    <w:rsid w:val="00DC6251"/>
    <w:rsid w:val="00DC6405"/>
    <w:rsid w:val="00DC663C"/>
    <w:rsid w:val="00DC674D"/>
    <w:rsid w:val="00DC68CE"/>
    <w:rsid w:val="00DC6D57"/>
    <w:rsid w:val="00DC6D65"/>
    <w:rsid w:val="00DC6FC7"/>
    <w:rsid w:val="00DC71E7"/>
    <w:rsid w:val="00DC76BA"/>
    <w:rsid w:val="00DC7842"/>
    <w:rsid w:val="00DC786A"/>
    <w:rsid w:val="00DC7B29"/>
    <w:rsid w:val="00DD01D8"/>
    <w:rsid w:val="00DD02FE"/>
    <w:rsid w:val="00DD038F"/>
    <w:rsid w:val="00DD0485"/>
    <w:rsid w:val="00DD04D3"/>
    <w:rsid w:val="00DD060B"/>
    <w:rsid w:val="00DD07B2"/>
    <w:rsid w:val="00DD0868"/>
    <w:rsid w:val="00DD1090"/>
    <w:rsid w:val="00DD110D"/>
    <w:rsid w:val="00DD12B1"/>
    <w:rsid w:val="00DD1391"/>
    <w:rsid w:val="00DD1485"/>
    <w:rsid w:val="00DD191E"/>
    <w:rsid w:val="00DD192B"/>
    <w:rsid w:val="00DD19E6"/>
    <w:rsid w:val="00DD19F5"/>
    <w:rsid w:val="00DD1AFC"/>
    <w:rsid w:val="00DD1CEE"/>
    <w:rsid w:val="00DD1EC7"/>
    <w:rsid w:val="00DD2255"/>
    <w:rsid w:val="00DD23B9"/>
    <w:rsid w:val="00DD23F6"/>
    <w:rsid w:val="00DD284B"/>
    <w:rsid w:val="00DD2E1C"/>
    <w:rsid w:val="00DD3869"/>
    <w:rsid w:val="00DD38D2"/>
    <w:rsid w:val="00DD3B23"/>
    <w:rsid w:val="00DD3C11"/>
    <w:rsid w:val="00DD3C69"/>
    <w:rsid w:val="00DD420B"/>
    <w:rsid w:val="00DD4259"/>
    <w:rsid w:val="00DD466B"/>
    <w:rsid w:val="00DD4917"/>
    <w:rsid w:val="00DD4B06"/>
    <w:rsid w:val="00DD4D48"/>
    <w:rsid w:val="00DD4E08"/>
    <w:rsid w:val="00DD5306"/>
    <w:rsid w:val="00DD53A2"/>
    <w:rsid w:val="00DD53B0"/>
    <w:rsid w:val="00DD5561"/>
    <w:rsid w:val="00DD5745"/>
    <w:rsid w:val="00DD5915"/>
    <w:rsid w:val="00DD5AFA"/>
    <w:rsid w:val="00DD5C43"/>
    <w:rsid w:val="00DD5FBA"/>
    <w:rsid w:val="00DD60C6"/>
    <w:rsid w:val="00DD63D1"/>
    <w:rsid w:val="00DD6425"/>
    <w:rsid w:val="00DD64E8"/>
    <w:rsid w:val="00DD6602"/>
    <w:rsid w:val="00DD683B"/>
    <w:rsid w:val="00DD6891"/>
    <w:rsid w:val="00DD6994"/>
    <w:rsid w:val="00DD6B7C"/>
    <w:rsid w:val="00DD6CE0"/>
    <w:rsid w:val="00DD6FED"/>
    <w:rsid w:val="00DD715A"/>
    <w:rsid w:val="00DD751A"/>
    <w:rsid w:val="00DD7C67"/>
    <w:rsid w:val="00DD7F5A"/>
    <w:rsid w:val="00DE0249"/>
    <w:rsid w:val="00DE0385"/>
    <w:rsid w:val="00DE0737"/>
    <w:rsid w:val="00DE09EB"/>
    <w:rsid w:val="00DE0AA2"/>
    <w:rsid w:val="00DE0BD4"/>
    <w:rsid w:val="00DE0C9F"/>
    <w:rsid w:val="00DE118F"/>
    <w:rsid w:val="00DE12A3"/>
    <w:rsid w:val="00DE1319"/>
    <w:rsid w:val="00DE169D"/>
    <w:rsid w:val="00DE19B1"/>
    <w:rsid w:val="00DE1A21"/>
    <w:rsid w:val="00DE1A5A"/>
    <w:rsid w:val="00DE1B27"/>
    <w:rsid w:val="00DE1C65"/>
    <w:rsid w:val="00DE2008"/>
    <w:rsid w:val="00DE238C"/>
    <w:rsid w:val="00DE23CC"/>
    <w:rsid w:val="00DE2888"/>
    <w:rsid w:val="00DE2969"/>
    <w:rsid w:val="00DE29EF"/>
    <w:rsid w:val="00DE2AFB"/>
    <w:rsid w:val="00DE2DAD"/>
    <w:rsid w:val="00DE3239"/>
    <w:rsid w:val="00DE347B"/>
    <w:rsid w:val="00DE34CB"/>
    <w:rsid w:val="00DE36B4"/>
    <w:rsid w:val="00DE37BF"/>
    <w:rsid w:val="00DE38D5"/>
    <w:rsid w:val="00DE3962"/>
    <w:rsid w:val="00DE3BD9"/>
    <w:rsid w:val="00DE3CBA"/>
    <w:rsid w:val="00DE40CC"/>
    <w:rsid w:val="00DE4855"/>
    <w:rsid w:val="00DE485E"/>
    <w:rsid w:val="00DE4999"/>
    <w:rsid w:val="00DE5635"/>
    <w:rsid w:val="00DE5B38"/>
    <w:rsid w:val="00DE5BA5"/>
    <w:rsid w:val="00DE609F"/>
    <w:rsid w:val="00DE611D"/>
    <w:rsid w:val="00DE63E9"/>
    <w:rsid w:val="00DE6805"/>
    <w:rsid w:val="00DE69C1"/>
    <w:rsid w:val="00DE6D10"/>
    <w:rsid w:val="00DE7436"/>
    <w:rsid w:val="00DE750C"/>
    <w:rsid w:val="00DE760D"/>
    <w:rsid w:val="00DE7B17"/>
    <w:rsid w:val="00DE7C07"/>
    <w:rsid w:val="00DE7DA0"/>
    <w:rsid w:val="00DE7F08"/>
    <w:rsid w:val="00DF003A"/>
    <w:rsid w:val="00DF05F6"/>
    <w:rsid w:val="00DF063E"/>
    <w:rsid w:val="00DF07F9"/>
    <w:rsid w:val="00DF0833"/>
    <w:rsid w:val="00DF0C0F"/>
    <w:rsid w:val="00DF0E42"/>
    <w:rsid w:val="00DF0E4E"/>
    <w:rsid w:val="00DF0F43"/>
    <w:rsid w:val="00DF0F62"/>
    <w:rsid w:val="00DF13CC"/>
    <w:rsid w:val="00DF13DA"/>
    <w:rsid w:val="00DF1852"/>
    <w:rsid w:val="00DF1B30"/>
    <w:rsid w:val="00DF1C4B"/>
    <w:rsid w:val="00DF208D"/>
    <w:rsid w:val="00DF2290"/>
    <w:rsid w:val="00DF2492"/>
    <w:rsid w:val="00DF2E7A"/>
    <w:rsid w:val="00DF2EC8"/>
    <w:rsid w:val="00DF2ED2"/>
    <w:rsid w:val="00DF31F3"/>
    <w:rsid w:val="00DF3262"/>
    <w:rsid w:val="00DF3556"/>
    <w:rsid w:val="00DF3715"/>
    <w:rsid w:val="00DF378A"/>
    <w:rsid w:val="00DF37A3"/>
    <w:rsid w:val="00DF3887"/>
    <w:rsid w:val="00DF38BF"/>
    <w:rsid w:val="00DF3C9D"/>
    <w:rsid w:val="00DF3E42"/>
    <w:rsid w:val="00DF3F3E"/>
    <w:rsid w:val="00DF409C"/>
    <w:rsid w:val="00DF457A"/>
    <w:rsid w:val="00DF45A8"/>
    <w:rsid w:val="00DF46DD"/>
    <w:rsid w:val="00DF51BA"/>
    <w:rsid w:val="00DF5382"/>
    <w:rsid w:val="00DF5C19"/>
    <w:rsid w:val="00DF5CA1"/>
    <w:rsid w:val="00DF61F7"/>
    <w:rsid w:val="00DF6382"/>
    <w:rsid w:val="00DF63DA"/>
    <w:rsid w:val="00DF6AAC"/>
    <w:rsid w:val="00DF6CF4"/>
    <w:rsid w:val="00DF6E64"/>
    <w:rsid w:val="00DF6FF5"/>
    <w:rsid w:val="00DF701E"/>
    <w:rsid w:val="00DF7200"/>
    <w:rsid w:val="00DF724D"/>
    <w:rsid w:val="00DF782C"/>
    <w:rsid w:val="00DF7A3B"/>
    <w:rsid w:val="00DF7BC4"/>
    <w:rsid w:val="00E0099F"/>
    <w:rsid w:val="00E00D05"/>
    <w:rsid w:val="00E0100D"/>
    <w:rsid w:val="00E013CC"/>
    <w:rsid w:val="00E0154F"/>
    <w:rsid w:val="00E0156C"/>
    <w:rsid w:val="00E0161E"/>
    <w:rsid w:val="00E0188D"/>
    <w:rsid w:val="00E019F5"/>
    <w:rsid w:val="00E01F77"/>
    <w:rsid w:val="00E01FCD"/>
    <w:rsid w:val="00E02523"/>
    <w:rsid w:val="00E02BCD"/>
    <w:rsid w:val="00E0330C"/>
    <w:rsid w:val="00E0348C"/>
    <w:rsid w:val="00E03B69"/>
    <w:rsid w:val="00E03DAB"/>
    <w:rsid w:val="00E03E44"/>
    <w:rsid w:val="00E03FC6"/>
    <w:rsid w:val="00E04610"/>
    <w:rsid w:val="00E04B01"/>
    <w:rsid w:val="00E04D5D"/>
    <w:rsid w:val="00E04FA3"/>
    <w:rsid w:val="00E0526F"/>
    <w:rsid w:val="00E055FD"/>
    <w:rsid w:val="00E05933"/>
    <w:rsid w:val="00E059D3"/>
    <w:rsid w:val="00E05D31"/>
    <w:rsid w:val="00E05EA0"/>
    <w:rsid w:val="00E05EE9"/>
    <w:rsid w:val="00E0613B"/>
    <w:rsid w:val="00E06943"/>
    <w:rsid w:val="00E06FA4"/>
    <w:rsid w:val="00E07498"/>
    <w:rsid w:val="00E07A42"/>
    <w:rsid w:val="00E07C26"/>
    <w:rsid w:val="00E07E46"/>
    <w:rsid w:val="00E07ECB"/>
    <w:rsid w:val="00E10140"/>
    <w:rsid w:val="00E107D8"/>
    <w:rsid w:val="00E108A9"/>
    <w:rsid w:val="00E10BE8"/>
    <w:rsid w:val="00E10F0F"/>
    <w:rsid w:val="00E111A7"/>
    <w:rsid w:val="00E11207"/>
    <w:rsid w:val="00E11662"/>
    <w:rsid w:val="00E11671"/>
    <w:rsid w:val="00E11854"/>
    <w:rsid w:val="00E11A49"/>
    <w:rsid w:val="00E11CC8"/>
    <w:rsid w:val="00E11E7F"/>
    <w:rsid w:val="00E11FF9"/>
    <w:rsid w:val="00E1219B"/>
    <w:rsid w:val="00E127CD"/>
    <w:rsid w:val="00E12B6B"/>
    <w:rsid w:val="00E12D80"/>
    <w:rsid w:val="00E12FCB"/>
    <w:rsid w:val="00E1350D"/>
    <w:rsid w:val="00E13570"/>
    <w:rsid w:val="00E13916"/>
    <w:rsid w:val="00E13CBE"/>
    <w:rsid w:val="00E13E70"/>
    <w:rsid w:val="00E13E72"/>
    <w:rsid w:val="00E14234"/>
    <w:rsid w:val="00E147FA"/>
    <w:rsid w:val="00E149F1"/>
    <w:rsid w:val="00E14A71"/>
    <w:rsid w:val="00E14AFB"/>
    <w:rsid w:val="00E14EF1"/>
    <w:rsid w:val="00E14FC8"/>
    <w:rsid w:val="00E1553F"/>
    <w:rsid w:val="00E15641"/>
    <w:rsid w:val="00E15A28"/>
    <w:rsid w:val="00E15B73"/>
    <w:rsid w:val="00E15C14"/>
    <w:rsid w:val="00E15C25"/>
    <w:rsid w:val="00E15D5D"/>
    <w:rsid w:val="00E160F8"/>
    <w:rsid w:val="00E163E0"/>
    <w:rsid w:val="00E164DE"/>
    <w:rsid w:val="00E16632"/>
    <w:rsid w:val="00E16B8F"/>
    <w:rsid w:val="00E16BE8"/>
    <w:rsid w:val="00E16C35"/>
    <w:rsid w:val="00E16D2C"/>
    <w:rsid w:val="00E16EFA"/>
    <w:rsid w:val="00E176F7"/>
    <w:rsid w:val="00E17EFB"/>
    <w:rsid w:val="00E203A8"/>
    <w:rsid w:val="00E2065F"/>
    <w:rsid w:val="00E20861"/>
    <w:rsid w:val="00E211CA"/>
    <w:rsid w:val="00E21D71"/>
    <w:rsid w:val="00E21F1A"/>
    <w:rsid w:val="00E22053"/>
    <w:rsid w:val="00E220D2"/>
    <w:rsid w:val="00E2270C"/>
    <w:rsid w:val="00E22936"/>
    <w:rsid w:val="00E22D0B"/>
    <w:rsid w:val="00E23332"/>
    <w:rsid w:val="00E23393"/>
    <w:rsid w:val="00E2346D"/>
    <w:rsid w:val="00E23861"/>
    <w:rsid w:val="00E23F58"/>
    <w:rsid w:val="00E2413D"/>
    <w:rsid w:val="00E241A0"/>
    <w:rsid w:val="00E2424F"/>
    <w:rsid w:val="00E24332"/>
    <w:rsid w:val="00E24344"/>
    <w:rsid w:val="00E2443A"/>
    <w:rsid w:val="00E24598"/>
    <w:rsid w:val="00E24654"/>
    <w:rsid w:val="00E24664"/>
    <w:rsid w:val="00E24BCE"/>
    <w:rsid w:val="00E250A8"/>
    <w:rsid w:val="00E2528C"/>
    <w:rsid w:val="00E254BC"/>
    <w:rsid w:val="00E25696"/>
    <w:rsid w:val="00E25699"/>
    <w:rsid w:val="00E259A3"/>
    <w:rsid w:val="00E26030"/>
    <w:rsid w:val="00E26104"/>
    <w:rsid w:val="00E26420"/>
    <w:rsid w:val="00E26435"/>
    <w:rsid w:val="00E26530"/>
    <w:rsid w:val="00E265C6"/>
    <w:rsid w:val="00E266E5"/>
    <w:rsid w:val="00E268BF"/>
    <w:rsid w:val="00E269C3"/>
    <w:rsid w:val="00E269D5"/>
    <w:rsid w:val="00E26D15"/>
    <w:rsid w:val="00E26D85"/>
    <w:rsid w:val="00E26DF9"/>
    <w:rsid w:val="00E27105"/>
    <w:rsid w:val="00E27173"/>
    <w:rsid w:val="00E27336"/>
    <w:rsid w:val="00E2746F"/>
    <w:rsid w:val="00E27C10"/>
    <w:rsid w:val="00E27D37"/>
    <w:rsid w:val="00E27F36"/>
    <w:rsid w:val="00E3040D"/>
    <w:rsid w:val="00E30B16"/>
    <w:rsid w:val="00E3156E"/>
    <w:rsid w:val="00E316B7"/>
    <w:rsid w:val="00E316E1"/>
    <w:rsid w:val="00E317E7"/>
    <w:rsid w:val="00E31885"/>
    <w:rsid w:val="00E3198F"/>
    <w:rsid w:val="00E31E03"/>
    <w:rsid w:val="00E31E97"/>
    <w:rsid w:val="00E321CB"/>
    <w:rsid w:val="00E32A6B"/>
    <w:rsid w:val="00E32CCC"/>
    <w:rsid w:val="00E32D11"/>
    <w:rsid w:val="00E32D2A"/>
    <w:rsid w:val="00E32FCA"/>
    <w:rsid w:val="00E333BF"/>
    <w:rsid w:val="00E335B0"/>
    <w:rsid w:val="00E337AA"/>
    <w:rsid w:val="00E33B37"/>
    <w:rsid w:val="00E33F10"/>
    <w:rsid w:val="00E34053"/>
    <w:rsid w:val="00E345D2"/>
    <w:rsid w:val="00E34B47"/>
    <w:rsid w:val="00E34E28"/>
    <w:rsid w:val="00E354AA"/>
    <w:rsid w:val="00E35583"/>
    <w:rsid w:val="00E358FB"/>
    <w:rsid w:val="00E35A78"/>
    <w:rsid w:val="00E35B81"/>
    <w:rsid w:val="00E35CCC"/>
    <w:rsid w:val="00E35E90"/>
    <w:rsid w:val="00E361DA"/>
    <w:rsid w:val="00E36355"/>
    <w:rsid w:val="00E36952"/>
    <w:rsid w:val="00E369BF"/>
    <w:rsid w:val="00E371D1"/>
    <w:rsid w:val="00E372CD"/>
    <w:rsid w:val="00E373B8"/>
    <w:rsid w:val="00E37A35"/>
    <w:rsid w:val="00E37D90"/>
    <w:rsid w:val="00E4015A"/>
    <w:rsid w:val="00E40286"/>
    <w:rsid w:val="00E40829"/>
    <w:rsid w:val="00E41129"/>
    <w:rsid w:val="00E4127A"/>
    <w:rsid w:val="00E416E8"/>
    <w:rsid w:val="00E417A1"/>
    <w:rsid w:val="00E41A34"/>
    <w:rsid w:val="00E420B9"/>
    <w:rsid w:val="00E4257A"/>
    <w:rsid w:val="00E42C43"/>
    <w:rsid w:val="00E42D93"/>
    <w:rsid w:val="00E42DB1"/>
    <w:rsid w:val="00E42EF6"/>
    <w:rsid w:val="00E42FE5"/>
    <w:rsid w:val="00E43218"/>
    <w:rsid w:val="00E43375"/>
    <w:rsid w:val="00E43695"/>
    <w:rsid w:val="00E439DD"/>
    <w:rsid w:val="00E43F9F"/>
    <w:rsid w:val="00E44114"/>
    <w:rsid w:val="00E44306"/>
    <w:rsid w:val="00E44502"/>
    <w:rsid w:val="00E447C1"/>
    <w:rsid w:val="00E4487A"/>
    <w:rsid w:val="00E44C36"/>
    <w:rsid w:val="00E44C49"/>
    <w:rsid w:val="00E44C73"/>
    <w:rsid w:val="00E44D5B"/>
    <w:rsid w:val="00E45375"/>
    <w:rsid w:val="00E45646"/>
    <w:rsid w:val="00E45A95"/>
    <w:rsid w:val="00E46498"/>
    <w:rsid w:val="00E46AB2"/>
    <w:rsid w:val="00E46AFE"/>
    <w:rsid w:val="00E46BEE"/>
    <w:rsid w:val="00E46D67"/>
    <w:rsid w:val="00E46D92"/>
    <w:rsid w:val="00E46E46"/>
    <w:rsid w:val="00E46EBD"/>
    <w:rsid w:val="00E47127"/>
    <w:rsid w:val="00E475BB"/>
    <w:rsid w:val="00E475D0"/>
    <w:rsid w:val="00E4780C"/>
    <w:rsid w:val="00E47939"/>
    <w:rsid w:val="00E504CD"/>
    <w:rsid w:val="00E504EF"/>
    <w:rsid w:val="00E507F4"/>
    <w:rsid w:val="00E50BA7"/>
    <w:rsid w:val="00E51056"/>
    <w:rsid w:val="00E511DF"/>
    <w:rsid w:val="00E519FC"/>
    <w:rsid w:val="00E51E8D"/>
    <w:rsid w:val="00E52080"/>
    <w:rsid w:val="00E520D6"/>
    <w:rsid w:val="00E523E6"/>
    <w:rsid w:val="00E5264C"/>
    <w:rsid w:val="00E52BD3"/>
    <w:rsid w:val="00E52E80"/>
    <w:rsid w:val="00E53189"/>
    <w:rsid w:val="00E532DA"/>
    <w:rsid w:val="00E535AC"/>
    <w:rsid w:val="00E53CDC"/>
    <w:rsid w:val="00E5406D"/>
    <w:rsid w:val="00E545EE"/>
    <w:rsid w:val="00E546C9"/>
    <w:rsid w:val="00E5483F"/>
    <w:rsid w:val="00E54BA2"/>
    <w:rsid w:val="00E54C70"/>
    <w:rsid w:val="00E5531B"/>
    <w:rsid w:val="00E5533D"/>
    <w:rsid w:val="00E55436"/>
    <w:rsid w:val="00E554E5"/>
    <w:rsid w:val="00E55523"/>
    <w:rsid w:val="00E5594D"/>
    <w:rsid w:val="00E55982"/>
    <w:rsid w:val="00E55E66"/>
    <w:rsid w:val="00E56242"/>
    <w:rsid w:val="00E56269"/>
    <w:rsid w:val="00E56415"/>
    <w:rsid w:val="00E5643F"/>
    <w:rsid w:val="00E565E3"/>
    <w:rsid w:val="00E566B6"/>
    <w:rsid w:val="00E56779"/>
    <w:rsid w:val="00E56935"/>
    <w:rsid w:val="00E56963"/>
    <w:rsid w:val="00E56A9C"/>
    <w:rsid w:val="00E56B0A"/>
    <w:rsid w:val="00E56B11"/>
    <w:rsid w:val="00E56DD3"/>
    <w:rsid w:val="00E56ECA"/>
    <w:rsid w:val="00E56F8A"/>
    <w:rsid w:val="00E571C7"/>
    <w:rsid w:val="00E57692"/>
    <w:rsid w:val="00E57B14"/>
    <w:rsid w:val="00E57CBA"/>
    <w:rsid w:val="00E601F1"/>
    <w:rsid w:val="00E602FE"/>
    <w:rsid w:val="00E60413"/>
    <w:rsid w:val="00E604DD"/>
    <w:rsid w:val="00E6061D"/>
    <w:rsid w:val="00E608B7"/>
    <w:rsid w:val="00E60EA6"/>
    <w:rsid w:val="00E61031"/>
    <w:rsid w:val="00E61118"/>
    <w:rsid w:val="00E61238"/>
    <w:rsid w:val="00E613CA"/>
    <w:rsid w:val="00E6146E"/>
    <w:rsid w:val="00E616F9"/>
    <w:rsid w:val="00E617A7"/>
    <w:rsid w:val="00E61ABE"/>
    <w:rsid w:val="00E61EB1"/>
    <w:rsid w:val="00E61F1A"/>
    <w:rsid w:val="00E6204C"/>
    <w:rsid w:val="00E62127"/>
    <w:rsid w:val="00E6213C"/>
    <w:rsid w:val="00E62151"/>
    <w:rsid w:val="00E621D0"/>
    <w:rsid w:val="00E6244C"/>
    <w:rsid w:val="00E624C6"/>
    <w:rsid w:val="00E62631"/>
    <w:rsid w:val="00E6299D"/>
    <w:rsid w:val="00E62CC4"/>
    <w:rsid w:val="00E62E87"/>
    <w:rsid w:val="00E62EF0"/>
    <w:rsid w:val="00E636AE"/>
    <w:rsid w:val="00E63756"/>
    <w:rsid w:val="00E63AA8"/>
    <w:rsid w:val="00E63B55"/>
    <w:rsid w:val="00E63BB3"/>
    <w:rsid w:val="00E63E48"/>
    <w:rsid w:val="00E640B3"/>
    <w:rsid w:val="00E641C9"/>
    <w:rsid w:val="00E645E4"/>
    <w:rsid w:val="00E6487E"/>
    <w:rsid w:val="00E64927"/>
    <w:rsid w:val="00E64B5B"/>
    <w:rsid w:val="00E658AA"/>
    <w:rsid w:val="00E65C96"/>
    <w:rsid w:val="00E65CCE"/>
    <w:rsid w:val="00E65CEA"/>
    <w:rsid w:val="00E65CF8"/>
    <w:rsid w:val="00E660A4"/>
    <w:rsid w:val="00E662FE"/>
    <w:rsid w:val="00E66563"/>
    <w:rsid w:val="00E6657E"/>
    <w:rsid w:val="00E66BA1"/>
    <w:rsid w:val="00E66C78"/>
    <w:rsid w:val="00E67590"/>
    <w:rsid w:val="00E6773F"/>
    <w:rsid w:val="00E677EC"/>
    <w:rsid w:val="00E6780C"/>
    <w:rsid w:val="00E67B49"/>
    <w:rsid w:val="00E67F3A"/>
    <w:rsid w:val="00E67FC6"/>
    <w:rsid w:val="00E7001D"/>
    <w:rsid w:val="00E705D7"/>
    <w:rsid w:val="00E70688"/>
    <w:rsid w:val="00E706C1"/>
    <w:rsid w:val="00E70CCA"/>
    <w:rsid w:val="00E70CD6"/>
    <w:rsid w:val="00E70E01"/>
    <w:rsid w:val="00E714E5"/>
    <w:rsid w:val="00E72243"/>
    <w:rsid w:val="00E7236F"/>
    <w:rsid w:val="00E72A64"/>
    <w:rsid w:val="00E72B23"/>
    <w:rsid w:val="00E730CA"/>
    <w:rsid w:val="00E731BD"/>
    <w:rsid w:val="00E731C2"/>
    <w:rsid w:val="00E7327F"/>
    <w:rsid w:val="00E73630"/>
    <w:rsid w:val="00E737B3"/>
    <w:rsid w:val="00E738AF"/>
    <w:rsid w:val="00E73C4B"/>
    <w:rsid w:val="00E73F52"/>
    <w:rsid w:val="00E74706"/>
    <w:rsid w:val="00E747DD"/>
    <w:rsid w:val="00E74B71"/>
    <w:rsid w:val="00E759C8"/>
    <w:rsid w:val="00E76076"/>
    <w:rsid w:val="00E76547"/>
    <w:rsid w:val="00E76555"/>
    <w:rsid w:val="00E77508"/>
    <w:rsid w:val="00E7750E"/>
    <w:rsid w:val="00E777EF"/>
    <w:rsid w:val="00E77887"/>
    <w:rsid w:val="00E77C9C"/>
    <w:rsid w:val="00E80595"/>
    <w:rsid w:val="00E80836"/>
    <w:rsid w:val="00E80C27"/>
    <w:rsid w:val="00E80C32"/>
    <w:rsid w:val="00E8168B"/>
    <w:rsid w:val="00E81BDF"/>
    <w:rsid w:val="00E81D66"/>
    <w:rsid w:val="00E8208A"/>
    <w:rsid w:val="00E828CB"/>
    <w:rsid w:val="00E82C3E"/>
    <w:rsid w:val="00E82F0F"/>
    <w:rsid w:val="00E836C1"/>
    <w:rsid w:val="00E837E1"/>
    <w:rsid w:val="00E83A3C"/>
    <w:rsid w:val="00E83B7B"/>
    <w:rsid w:val="00E83BB2"/>
    <w:rsid w:val="00E83C37"/>
    <w:rsid w:val="00E840B6"/>
    <w:rsid w:val="00E840E5"/>
    <w:rsid w:val="00E84108"/>
    <w:rsid w:val="00E8429D"/>
    <w:rsid w:val="00E842AE"/>
    <w:rsid w:val="00E8488B"/>
    <w:rsid w:val="00E84AF2"/>
    <w:rsid w:val="00E84B38"/>
    <w:rsid w:val="00E84E0D"/>
    <w:rsid w:val="00E84E26"/>
    <w:rsid w:val="00E84E6C"/>
    <w:rsid w:val="00E84F82"/>
    <w:rsid w:val="00E853C6"/>
    <w:rsid w:val="00E85726"/>
    <w:rsid w:val="00E8579F"/>
    <w:rsid w:val="00E85921"/>
    <w:rsid w:val="00E85C91"/>
    <w:rsid w:val="00E8649D"/>
    <w:rsid w:val="00E86685"/>
    <w:rsid w:val="00E866D9"/>
    <w:rsid w:val="00E867B1"/>
    <w:rsid w:val="00E86CDD"/>
    <w:rsid w:val="00E86DFD"/>
    <w:rsid w:val="00E86F8E"/>
    <w:rsid w:val="00E876DC"/>
    <w:rsid w:val="00E876F8"/>
    <w:rsid w:val="00E87985"/>
    <w:rsid w:val="00E879B4"/>
    <w:rsid w:val="00E87C9A"/>
    <w:rsid w:val="00E87D4D"/>
    <w:rsid w:val="00E87D6E"/>
    <w:rsid w:val="00E87D8D"/>
    <w:rsid w:val="00E87EB8"/>
    <w:rsid w:val="00E87EE5"/>
    <w:rsid w:val="00E90001"/>
    <w:rsid w:val="00E900F7"/>
    <w:rsid w:val="00E90183"/>
    <w:rsid w:val="00E90347"/>
    <w:rsid w:val="00E903ED"/>
    <w:rsid w:val="00E9041D"/>
    <w:rsid w:val="00E90759"/>
    <w:rsid w:val="00E9090F"/>
    <w:rsid w:val="00E909FB"/>
    <w:rsid w:val="00E90D4A"/>
    <w:rsid w:val="00E90D4E"/>
    <w:rsid w:val="00E90E2A"/>
    <w:rsid w:val="00E90EB3"/>
    <w:rsid w:val="00E912AA"/>
    <w:rsid w:val="00E914E4"/>
    <w:rsid w:val="00E915B2"/>
    <w:rsid w:val="00E915D0"/>
    <w:rsid w:val="00E917C2"/>
    <w:rsid w:val="00E9183E"/>
    <w:rsid w:val="00E91E09"/>
    <w:rsid w:val="00E92105"/>
    <w:rsid w:val="00E92182"/>
    <w:rsid w:val="00E92385"/>
    <w:rsid w:val="00E925DC"/>
    <w:rsid w:val="00E9269F"/>
    <w:rsid w:val="00E92854"/>
    <w:rsid w:val="00E928A2"/>
    <w:rsid w:val="00E929D2"/>
    <w:rsid w:val="00E92A14"/>
    <w:rsid w:val="00E92A2C"/>
    <w:rsid w:val="00E92BEE"/>
    <w:rsid w:val="00E92C93"/>
    <w:rsid w:val="00E9334B"/>
    <w:rsid w:val="00E935C9"/>
    <w:rsid w:val="00E93790"/>
    <w:rsid w:val="00E937CC"/>
    <w:rsid w:val="00E93CF5"/>
    <w:rsid w:val="00E94171"/>
    <w:rsid w:val="00E9438A"/>
    <w:rsid w:val="00E94575"/>
    <w:rsid w:val="00E94578"/>
    <w:rsid w:val="00E9472B"/>
    <w:rsid w:val="00E94806"/>
    <w:rsid w:val="00E94DBB"/>
    <w:rsid w:val="00E94E3D"/>
    <w:rsid w:val="00E950D7"/>
    <w:rsid w:val="00E95149"/>
    <w:rsid w:val="00E95481"/>
    <w:rsid w:val="00E9567D"/>
    <w:rsid w:val="00E96130"/>
    <w:rsid w:val="00E961AF"/>
    <w:rsid w:val="00E962FD"/>
    <w:rsid w:val="00E9642D"/>
    <w:rsid w:val="00E9667D"/>
    <w:rsid w:val="00E9670D"/>
    <w:rsid w:val="00E96827"/>
    <w:rsid w:val="00E9687D"/>
    <w:rsid w:val="00E96C7B"/>
    <w:rsid w:val="00E96FB4"/>
    <w:rsid w:val="00E97071"/>
    <w:rsid w:val="00E974E3"/>
    <w:rsid w:val="00E977C5"/>
    <w:rsid w:val="00E97842"/>
    <w:rsid w:val="00E97895"/>
    <w:rsid w:val="00E97B1D"/>
    <w:rsid w:val="00E97D5F"/>
    <w:rsid w:val="00E97D6A"/>
    <w:rsid w:val="00E97E74"/>
    <w:rsid w:val="00E97FAE"/>
    <w:rsid w:val="00EA03B0"/>
    <w:rsid w:val="00EA0406"/>
    <w:rsid w:val="00EA0491"/>
    <w:rsid w:val="00EA0983"/>
    <w:rsid w:val="00EA0993"/>
    <w:rsid w:val="00EA0D8F"/>
    <w:rsid w:val="00EA1225"/>
    <w:rsid w:val="00EA149C"/>
    <w:rsid w:val="00EA184E"/>
    <w:rsid w:val="00EA1EEE"/>
    <w:rsid w:val="00EA2021"/>
    <w:rsid w:val="00EA2233"/>
    <w:rsid w:val="00EA22AE"/>
    <w:rsid w:val="00EA2631"/>
    <w:rsid w:val="00EA26F7"/>
    <w:rsid w:val="00EA2732"/>
    <w:rsid w:val="00EA293D"/>
    <w:rsid w:val="00EA2B0F"/>
    <w:rsid w:val="00EA2CF1"/>
    <w:rsid w:val="00EA2D63"/>
    <w:rsid w:val="00EA2E8C"/>
    <w:rsid w:val="00EA310A"/>
    <w:rsid w:val="00EA393E"/>
    <w:rsid w:val="00EA43B5"/>
    <w:rsid w:val="00EA4491"/>
    <w:rsid w:val="00EA4555"/>
    <w:rsid w:val="00EA4795"/>
    <w:rsid w:val="00EA504D"/>
    <w:rsid w:val="00EA50B6"/>
    <w:rsid w:val="00EA51FA"/>
    <w:rsid w:val="00EA52A5"/>
    <w:rsid w:val="00EA53E3"/>
    <w:rsid w:val="00EA5931"/>
    <w:rsid w:val="00EA5BEB"/>
    <w:rsid w:val="00EA6260"/>
    <w:rsid w:val="00EA65BF"/>
    <w:rsid w:val="00EA6BC7"/>
    <w:rsid w:val="00EA71A9"/>
    <w:rsid w:val="00EA7309"/>
    <w:rsid w:val="00EA74CF"/>
    <w:rsid w:val="00EA78B1"/>
    <w:rsid w:val="00EA798A"/>
    <w:rsid w:val="00EA7BA4"/>
    <w:rsid w:val="00EA7E82"/>
    <w:rsid w:val="00EA7EFD"/>
    <w:rsid w:val="00EB026A"/>
    <w:rsid w:val="00EB03C2"/>
    <w:rsid w:val="00EB046E"/>
    <w:rsid w:val="00EB0595"/>
    <w:rsid w:val="00EB05CF"/>
    <w:rsid w:val="00EB0A61"/>
    <w:rsid w:val="00EB0B87"/>
    <w:rsid w:val="00EB0CC9"/>
    <w:rsid w:val="00EB0CF9"/>
    <w:rsid w:val="00EB0E0D"/>
    <w:rsid w:val="00EB0E20"/>
    <w:rsid w:val="00EB0F0E"/>
    <w:rsid w:val="00EB1974"/>
    <w:rsid w:val="00EB1F0E"/>
    <w:rsid w:val="00EB1FA5"/>
    <w:rsid w:val="00EB21AE"/>
    <w:rsid w:val="00EB2413"/>
    <w:rsid w:val="00EB259F"/>
    <w:rsid w:val="00EB27E2"/>
    <w:rsid w:val="00EB28FA"/>
    <w:rsid w:val="00EB2950"/>
    <w:rsid w:val="00EB2CC6"/>
    <w:rsid w:val="00EB2DA9"/>
    <w:rsid w:val="00EB2E74"/>
    <w:rsid w:val="00EB2EA6"/>
    <w:rsid w:val="00EB31E3"/>
    <w:rsid w:val="00EB3654"/>
    <w:rsid w:val="00EB371B"/>
    <w:rsid w:val="00EB3D85"/>
    <w:rsid w:val="00EB3E77"/>
    <w:rsid w:val="00EB3EE4"/>
    <w:rsid w:val="00EB3F63"/>
    <w:rsid w:val="00EB5310"/>
    <w:rsid w:val="00EB5690"/>
    <w:rsid w:val="00EB5A2D"/>
    <w:rsid w:val="00EB5C78"/>
    <w:rsid w:val="00EB61AC"/>
    <w:rsid w:val="00EB67F5"/>
    <w:rsid w:val="00EB6A1C"/>
    <w:rsid w:val="00EB6AB0"/>
    <w:rsid w:val="00EB6D52"/>
    <w:rsid w:val="00EB6ED0"/>
    <w:rsid w:val="00EB6F94"/>
    <w:rsid w:val="00EB7039"/>
    <w:rsid w:val="00EB717C"/>
    <w:rsid w:val="00EB717E"/>
    <w:rsid w:val="00EB7385"/>
    <w:rsid w:val="00EB7D85"/>
    <w:rsid w:val="00EB7E28"/>
    <w:rsid w:val="00EC010E"/>
    <w:rsid w:val="00EC0145"/>
    <w:rsid w:val="00EC019D"/>
    <w:rsid w:val="00EC01FF"/>
    <w:rsid w:val="00EC02EB"/>
    <w:rsid w:val="00EC0622"/>
    <w:rsid w:val="00EC0971"/>
    <w:rsid w:val="00EC0DE4"/>
    <w:rsid w:val="00EC1281"/>
    <w:rsid w:val="00EC1480"/>
    <w:rsid w:val="00EC1818"/>
    <w:rsid w:val="00EC19F8"/>
    <w:rsid w:val="00EC1A1D"/>
    <w:rsid w:val="00EC1A47"/>
    <w:rsid w:val="00EC2278"/>
    <w:rsid w:val="00EC22DD"/>
    <w:rsid w:val="00EC2369"/>
    <w:rsid w:val="00EC2AD7"/>
    <w:rsid w:val="00EC312E"/>
    <w:rsid w:val="00EC3552"/>
    <w:rsid w:val="00EC39E6"/>
    <w:rsid w:val="00EC3B28"/>
    <w:rsid w:val="00EC401B"/>
    <w:rsid w:val="00EC4134"/>
    <w:rsid w:val="00EC42CD"/>
    <w:rsid w:val="00EC43B5"/>
    <w:rsid w:val="00EC45A0"/>
    <w:rsid w:val="00EC46B4"/>
    <w:rsid w:val="00EC4DE5"/>
    <w:rsid w:val="00EC4F48"/>
    <w:rsid w:val="00EC5318"/>
    <w:rsid w:val="00EC53F6"/>
    <w:rsid w:val="00EC5401"/>
    <w:rsid w:val="00EC5508"/>
    <w:rsid w:val="00EC550A"/>
    <w:rsid w:val="00EC5BD2"/>
    <w:rsid w:val="00EC5D58"/>
    <w:rsid w:val="00EC641F"/>
    <w:rsid w:val="00EC6490"/>
    <w:rsid w:val="00EC656D"/>
    <w:rsid w:val="00EC6916"/>
    <w:rsid w:val="00EC6EAC"/>
    <w:rsid w:val="00EC6F0E"/>
    <w:rsid w:val="00EC6F7E"/>
    <w:rsid w:val="00EC7329"/>
    <w:rsid w:val="00EC7661"/>
    <w:rsid w:val="00EC76F6"/>
    <w:rsid w:val="00EC79A4"/>
    <w:rsid w:val="00EC7EFC"/>
    <w:rsid w:val="00EC7FB8"/>
    <w:rsid w:val="00ED0DF3"/>
    <w:rsid w:val="00ED1709"/>
    <w:rsid w:val="00ED1AB3"/>
    <w:rsid w:val="00ED22F6"/>
    <w:rsid w:val="00ED25E8"/>
    <w:rsid w:val="00ED2939"/>
    <w:rsid w:val="00ED297E"/>
    <w:rsid w:val="00ED2BF9"/>
    <w:rsid w:val="00ED2C13"/>
    <w:rsid w:val="00ED3081"/>
    <w:rsid w:val="00ED3096"/>
    <w:rsid w:val="00ED36B8"/>
    <w:rsid w:val="00ED3776"/>
    <w:rsid w:val="00ED39C8"/>
    <w:rsid w:val="00ED3C5C"/>
    <w:rsid w:val="00ED3C5F"/>
    <w:rsid w:val="00ED3CA5"/>
    <w:rsid w:val="00ED4095"/>
    <w:rsid w:val="00ED4138"/>
    <w:rsid w:val="00ED41C1"/>
    <w:rsid w:val="00ED44A7"/>
    <w:rsid w:val="00ED4587"/>
    <w:rsid w:val="00ED477E"/>
    <w:rsid w:val="00ED497D"/>
    <w:rsid w:val="00ED4B2D"/>
    <w:rsid w:val="00ED4F85"/>
    <w:rsid w:val="00ED50B4"/>
    <w:rsid w:val="00ED5745"/>
    <w:rsid w:val="00ED5775"/>
    <w:rsid w:val="00ED585E"/>
    <w:rsid w:val="00ED588A"/>
    <w:rsid w:val="00ED5910"/>
    <w:rsid w:val="00ED5D23"/>
    <w:rsid w:val="00ED5FE9"/>
    <w:rsid w:val="00ED638A"/>
    <w:rsid w:val="00ED6B00"/>
    <w:rsid w:val="00ED6C1B"/>
    <w:rsid w:val="00ED6E2D"/>
    <w:rsid w:val="00ED6E68"/>
    <w:rsid w:val="00ED71B5"/>
    <w:rsid w:val="00ED7424"/>
    <w:rsid w:val="00ED772B"/>
    <w:rsid w:val="00ED78A1"/>
    <w:rsid w:val="00ED78F5"/>
    <w:rsid w:val="00ED7D71"/>
    <w:rsid w:val="00ED7F26"/>
    <w:rsid w:val="00EE019B"/>
    <w:rsid w:val="00EE0304"/>
    <w:rsid w:val="00EE0809"/>
    <w:rsid w:val="00EE09AF"/>
    <w:rsid w:val="00EE0FFA"/>
    <w:rsid w:val="00EE1336"/>
    <w:rsid w:val="00EE175C"/>
    <w:rsid w:val="00EE19EA"/>
    <w:rsid w:val="00EE1AF0"/>
    <w:rsid w:val="00EE1FEB"/>
    <w:rsid w:val="00EE2267"/>
    <w:rsid w:val="00EE226C"/>
    <w:rsid w:val="00EE2551"/>
    <w:rsid w:val="00EE3133"/>
    <w:rsid w:val="00EE3165"/>
    <w:rsid w:val="00EE3511"/>
    <w:rsid w:val="00EE37EC"/>
    <w:rsid w:val="00EE3B9D"/>
    <w:rsid w:val="00EE3F44"/>
    <w:rsid w:val="00EE410D"/>
    <w:rsid w:val="00EE42B3"/>
    <w:rsid w:val="00EE474C"/>
    <w:rsid w:val="00EE49CA"/>
    <w:rsid w:val="00EE4B71"/>
    <w:rsid w:val="00EE4F69"/>
    <w:rsid w:val="00EE514C"/>
    <w:rsid w:val="00EE56A9"/>
    <w:rsid w:val="00EE590D"/>
    <w:rsid w:val="00EE5E71"/>
    <w:rsid w:val="00EE5EFE"/>
    <w:rsid w:val="00EE5FCC"/>
    <w:rsid w:val="00EE69FE"/>
    <w:rsid w:val="00EE6B6D"/>
    <w:rsid w:val="00EE6E2F"/>
    <w:rsid w:val="00EE75E4"/>
    <w:rsid w:val="00EE7747"/>
    <w:rsid w:val="00EE7CFB"/>
    <w:rsid w:val="00EE7F9C"/>
    <w:rsid w:val="00EE7FDC"/>
    <w:rsid w:val="00EF0210"/>
    <w:rsid w:val="00EF0362"/>
    <w:rsid w:val="00EF0381"/>
    <w:rsid w:val="00EF06FD"/>
    <w:rsid w:val="00EF07EE"/>
    <w:rsid w:val="00EF0889"/>
    <w:rsid w:val="00EF08FC"/>
    <w:rsid w:val="00EF0BCF"/>
    <w:rsid w:val="00EF0D7E"/>
    <w:rsid w:val="00EF10DB"/>
    <w:rsid w:val="00EF12B4"/>
    <w:rsid w:val="00EF1C56"/>
    <w:rsid w:val="00EF1D09"/>
    <w:rsid w:val="00EF1D7A"/>
    <w:rsid w:val="00EF21D7"/>
    <w:rsid w:val="00EF2389"/>
    <w:rsid w:val="00EF2659"/>
    <w:rsid w:val="00EF26AE"/>
    <w:rsid w:val="00EF28EA"/>
    <w:rsid w:val="00EF2A01"/>
    <w:rsid w:val="00EF2DFB"/>
    <w:rsid w:val="00EF2EE0"/>
    <w:rsid w:val="00EF2FE7"/>
    <w:rsid w:val="00EF3071"/>
    <w:rsid w:val="00EF3112"/>
    <w:rsid w:val="00EF3332"/>
    <w:rsid w:val="00EF335E"/>
    <w:rsid w:val="00EF36EF"/>
    <w:rsid w:val="00EF4241"/>
    <w:rsid w:val="00EF42B1"/>
    <w:rsid w:val="00EF4306"/>
    <w:rsid w:val="00EF4A36"/>
    <w:rsid w:val="00EF4B76"/>
    <w:rsid w:val="00EF4D75"/>
    <w:rsid w:val="00EF4E39"/>
    <w:rsid w:val="00EF56D9"/>
    <w:rsid w:val="00EF574A"/>
    <w:rsid w:val="00EF5844"/>
    <w:rsid w:val="00EF5F38"/>
    <w:rsid w:val="00EF61DB"/>
    <w:rsid w:val="00EF64CD"/>
    <w:rsid w:val="00EF68CB"/>
    <w:rsid w:val="00EF6CFF"/>
    <w:rsid w:val="00EF7053"/>
    <w:rsid w:val="00EF70E4"/>
    <w:rsid w:val="00EF73D6"/>
    <w:rsid w:val="00EF746F"/>
    <w:rsid w:val="00EF784D"/>
    <w:rsid w:val="00EF7979"/>
    <w:rsid w:val="00EF7B4B"/>
    <w:rsid w:val="00EF7B51"/>
    <w:rsid w:val="00EF7C07"/>
    <w:rsid w:val="00EF7E42"/>
    <w:rsid w:val="00F00051"/>
    <w:rsid w:val="00F0030A"/>
    <w:rsid w:val="00F0046D"/>
    <w:rsid w:val="00F00528"/>
    <w:rsid w:val="00F00BE7"/>
    <w:rsid w:val="00F00DBA"/>
    <w:rsid w:val="00F00DC5"/>
    <w:rsid w:val="00F00E45"/>
    <w:rsid w:val="00F00F0C"/>
    <w:rsid w:val="00F00F5F"/>
    <w:rsid w:val="00F01199"/>
    <w:rsid w:val="00F017EB"/>
    <w:rsid w:val="00F01B7E"/>
    <w:rsid w:val="00F01DD3"/>
    <w:rsid w:val="00F02324"/>
    <w:rsid w:val="00F02496"/>
    <w:rsid w:val="00F02526"/>
    <w:rsid w:val="00F0303B"/>
    <w:rsid w:val="00F0335A"/>
    <w:rsid w:val="00F03497"/>
    <w:rsid w:val="00F0388E"/>
    <w:rsid w:val="00F03CAF"/>
    <w:rsid w:val="00F03ED9"/>
    <w:rsid w:val="00F040AB"/>
    <w:rsid w:val="00F0430F"/>
    <w:rsid w:val="00F044AE"/>
    <w:rsid w:val="00F044BD"/>
    <w:rsid w:val="00F0481A"/>
    <w:rsid w:val="00F04A7E"/>
    <w:rsid w:val="00F04B58"/>
    <w:rsid w:val="00F04BF3"/>
    <w:rsid w:val="00F04E4D"/>
    <w:rsid w:val="00F04E99"/>
    <w:rsid w:val="00F04F3F"/>
    <w:rsid w:val="00F052AC"/>
    <w:rsid w:val="00F05359"/>
    <w:rsid w:val="00F055CF"/>
    <w:rsid w:val="00F05690"/>
    <w:rsid w:val="00F05A0F"/>
    <w:rsid w:val="00F05FE1"/>
    <w:rsid w:val="00F060B8"/>
    <w:rsid w:val="00F063D4"/>
    <w:rsid w:val="00F067BA"/>
    <w:rsid w:val="00F06B74"/>
    <w:rsid w:val="00F06BF2"/>
    <w:rsid w:val="00F06C05"/>
    <w:rsid w:val="00F06D94"/>
    <w:rsid w:val="00F06F5E"/>
    <w:rsid w:val="00F07124"/>
    <w:rsid w:val="00F073BE"/>
    <w:rsid w:val="00F07783"/>
    <w:rsid w:val="00F07D11"/>
    <w:rsid w:val="00F07F42"/>
    <w:rsid w:val="00F107D9"/>
    <w:rsid w:val="00F108A0"/>
    <w:rsid w:val="00F10C3F"/>
    <w:rsid w:val="00F10C42"/>
    <w:rsid w:val="00F110E3"/>
    <w:rsid w:val="00F11F24"/>
    <w:rsid w:val="00F12181"/>
    <w:rsid w:val="00F12286"/>
    <w:rsid w:val="00F123D7"/>
    <w:rsid w:val="00F12799"/>
    <w:rsid w:val="00F128FF"/>
    <w:rsid w:val="00F12EC3"/>
    <w:rsid w:val="00F1317B"/>
    <w:rsid w:val="00F132C1"/>
    <w:rsid w:val="00F13604"/>
    <w:rsid w:val="00F136AD"/>
    <w:rsid w:val="00F1375D"/>
    <w:rsid w:val="00F13AF9"/>
    <w:rsid w:val="00F13B29"/>
    <w:rsid w:val="00F13D4E"/>
    <w:rsid w:val="00F13ECE"/>
    <w:rsid w:val="00F14022"/>
    <w:rsid w:val="00F14619"/>
    <w:rsid w:val="00F1463A"/>
    <w:rsid w:val="00F1464C"/>
    <w:rsid w:val="00F14757"/>
    <w:rsid w:val="00F14878"/>
    <w:rsid w:val="00F148AD"/>
    <w:rsid w:val="00F14A8A"/>
    <w:rsid w:val="00F14A99"/>
    <w:rsid w:val="00F14E2D"/>
    <w:rsid w:val="00F15449"/>
    <w:rsid w:val="00F154F0"/>
    <w:rsid w:val="00F15582"/>
    <w:rsid w:val="00F15735"/>
    <w:rsid w:val="00F1592B"/>
    <w:rsid w:val="00F1594C"/>
    <w:rsid w:val="00F15C4C"/>
    <w:rsid w:val="00F15EF6"/>
    <w:rsid w:val="00F15F06"/>
    <w:rsid w:val="00F1606A"/>
    <w:rsid w:val="00F162BC"/>
    <w:rsid w:val="00F16431"/>
    <w:rsid w:val="00F1683F"/>
    <w:rsid w:val="00F168D2"/>
    <w:rsid w:val="00F16AB0"/>
    <w:rsid w:val="00F17A28"/>
    <w:rsid w:val="00F17B4C"/>
    <w:rsid w:val="00F17C2B"/>
    <w:rsid w:val="00F17EBA"/>
    <w:rsid w:val="00F20401"/>
    <w:rsid w:val="00F206F1"/>
    <w:rsid w:val="00F20700"/>
    <w:rsid w:val="00F208F6"/>
    <w:rsid w:val="00F20C8C"/>
    <w:rsid w:val="00F20DC1"/>
    <w:rsid w:val="00F20E00"/>
    <w:rsid w:val="00F2140C"/>
    <w:rsid w:val="00F214E3"/>
    <w:rsid w:val="00F2159E"/>
    <w:rsid w:val="00F21675"/>
    <w:rsid w:val="00F218CC"/>
    <w:rsid w:val="00F21A24"/>
    <w:rsid w:val="00F21BD3"/>
    <w:rsid w:val="00F21D93"/>
    <w:rsid w:val="00F22021"/>
    <w:rsid w:val="00F222A2"/>
    <w:rsid w:val="00F223C9"/>
    <w:rsid w:val="00F22569"/>
    <w:rsid w:val="00F228B6"/>
    <w:rsid w:val="00F22A64"/>
    <w:rsid w:val="00F22B30"/>
    <w:rsid w:val="00F22E7E"/>
    <w:rsid w:val="00F232FF"/>
    <w:rsid w:val="00F236F0"/>
    <w:rsid w:val="00F23948"/>
    <w:rsid w:val="00F23A59"/>
    <w:rsid w:val="00F23BE3"/>
    <w:rsid w:val="00F23D57"/>
    <w:rsid w:val="00F23E44"/>
    <w:rsid w:val="00F23E5C"/>
    <w:rsid w:val="00F23F31"/>
    <w:rsid w:val="00F24142"/>
    <w:rsid w:val="00F2428D"/>
    <w:rsid w:val="00F244A3"/>
    <w:rsid w:val="00F244F2"/>
    <w:rsid w:val="00F248FF"/>
    <w:rsid w:val="00F24A31"/>
    <w:rsid w:val="00F24E94"/>
    <w:rsid w:val="00F25270"/>
    <w:rsid w:val="00F25692"/>
    <w:rsid w:val="00F257D6"/>
    <w:rsid w:val="00F25887"/>
    <w:rsid w:val="00F25F6F"/>
    <w:rsid w:val="00F26098"/>
    <w:rsid w:val="00F26165"/>
    <w:rsid w:val="00F264C4"/>
    <w:rsid w:val="00F2674B"/>
    <w:rsid w:val="00F26C14"/>
    <w:rsid w:val="00F2718E"/>
    <w:rsid w:val="00F276E8"/>
    <w:rsid w:val="00F27C4D"/>
    <w:rsid w:val="00F27F71"/>
    <w:rsid w:val="00F301D8"/>
    <w:rsid w:val="00F30767"/>
    <w:rsid w:val="00F307BB"/>
    <w:rsid w:val="00F30C99"/>
    <w:rsid w:val="00F30CE2"/>
    <w:rsid w:val="00F30F45"/>
    <w:rsid w:val="00F30FEA"/>
    <w:rsid w:val="00F31301"/>
    <w:rsid w:val="00F319D0"/>
    <w:rsid w:val="00F31B7C"/>
    <w:rsid w:val="00F324D4"/>
    <w:rsid w:val="00F3251C"/>
    <w:rsid w:val="00F33730"/>
    <w:rsid w:val="00F33768"/>
    <w:rsid w:val="00F33E95"/>
    <w:rsid w:val="00F34736"/>
    <w:rsid w:val="00F34749"/>
    <w:rsid w:val="00F34793"/>
    <w:rsid w:val="00F348D9"/>
    <w:rsid w:val="00F34B52"/>
    <w:rsid w:val="00F34E19"/>
    <w:rsid w:val="00F34E70"/>
    <w:rsid w:val="00F351D7"/>
    <w:rsid w:val="00F356EE"/>
    <w:rsid w:val="00F3572E"/>
    <w:rsid w:val="00F35897"/>
    <w:rsid w:val="00F35A8A"/>
    <w:rsid w:val="00F35C23"/>
    <w:rsid w:val="00F35E11"/>
    <w:rsid w:val="00F35E2C"/>
    <w:rsid w:val="00F360F6"/>
    <w:rsid w:val="00F36166"/>
    <w:rsid w:val="00F36DAB"/>
    <w:rsid w:val="00F36F79"/>
    <w:rsid w:val="00F36F93"/>
    <w:rsid w:val="00F3731E"/>
    <w:rsid w:val="00F37A8B"/>
    <w:rsid w:val="00F37BB4"/>
    <w:rsid w:val="00F40006"/>
    <w:rsid w:val="00F4006E"/>
    <w:rsid w:val="00F40166"/>
    <w:rsid w:val="00F4038F"/>
    <w:rsid w:val="00F403A3"/>
    <w:rsid w:val="00F40557"/>
    <w:rsid w:val="00F409E4"/>
    <w:rsid w:val="00F40A7D"/>
    <w:rsid w:val="00F40AA6"/>
    <w:rsid w:val="00F40FAE"/>
    <w:rsid w:val="00F41274"/>
    <w:rsid w:val="00F41755"/>
    <w:rsid w:val="00F41769"/>
    <w:rsid w:val="00F421E9"/>
    <w:rsid w:val="00F42259"/>
    <w:rsid w:val="00F42512"/>
    <w:rsid w:val="00F425A7"/>
    <w:rsid w:val="00F428DE"/>
    <w:rsid w:val="00F42B20"/>
    <w:rsid w:val="00F42F86"/>
    <w:rsid w:val="00F4309E"/>
    <w:rsid w:val="00F4324F"/>
    <w:rsid w:val="00F434A9"/>
    <w:rsid w:val="00F438BE"/>
    <w:rsid w:val="00F438EE"/>
    <w:rsid w:val="00F43A01"/>
    <w:rsid w:val="00F43C94"/>
    <w:rsid w:val="00F43FA5"/>
    <w:rsid w:val="00F44570"/>
    <w:rsid w:val="00F447B4"/>
    <w:rsid w:val="00F44D34"/>
    <w:rsid w:val="00F450D0"/>
    <w:rsid w:val="00F453AE"/>
    <w:rsid w:val="00F455A6"/>
    <w:rsid w:val="00F45D87"/>
    <w:rsid w:val="00F45DD1"/>
    <w:rsid w:val="00F46226"/>
    <w:rsid w:val="00F46391"/>
    <w:rsid w:val="00F46621"/>
    <w:rsid w:val="00F466F3"/>
    <w:rsid w:val="00F46C85"/>
    <w:rsid w:val="00F46CD8"/>
    <w:rsid w:val="00F46CF5"/>
    <w:rsid w:val="00F46D5C"/>
    <w:rsid w:val="00F46EFC"/>
    <w:rsid w:val="00F4759C"/>
    <w:rsid w:val="00F4796E"/>
    <w:rsid w:val="00F47A73"/>
    <w:rsid w:val="00F47B77"/>
    <w:rsid w:val="00F47D05"/>
    <w:rsid w:val="00F47EF8"/>
    <w:rsid w:val="00F47F69"/>
    <w:rsid w:val="00F47FB3"/>
    <w:rsid w:val="00F5003E"/>
    <w:rsid w:val="00F501D0"/>
    <w:rsid w:val="00F50401"/>
    <w:rsid w:val="00F50635"/>
    <w:rsid w:val="00F50826"/>
    <w:rsid w:val="00F50D7E"/>
    <w:rsid w:val="00F51066"/>
    <w:rsid w:val="00F514B6"/>
    <w:rsid w:val="00F51965"/>
    <w:rsid w:val="00F5198E"/>
    <w:rsid w:val="00F519E3"/>
    <w:rsid w:val="00F51A23"/>
    <w:rsid w:val="00F52001"/>
    <w:rsid w:val="00F52020"/>
    <w:rsid w:val="00F522FB"/>
    <w:rsid w:val="00F526F7"/>
    <w:rsid w:val="00F527F7"/>
    <w:rsid w:val="00F5295D"/>
    <w:rsid w:val="00F52A31"/>
    <w:rsid w:val="00F52D46"/>
    <w:rsid w:val="00F52FC0"/>
    <w:rsid w:val="00F52FD5"/>
    <w:rsid w:val="00F5329D"/>
    <w:rsid w:val="00F53443"/>
    <w:rsid w:val="00F534C8"/>
    <w:rsid w:val="00F53A04"/>
    <w:rsid w:val="00F53AFB"/>
    <w:rsid w:val="00F53B92"/>
    <w:rsid w:val="00F53F2E"/>
    <w:rsid w:val="00F543B2"/>
    <w:rsid w:val="00F54493"/>
    <w:rsid w:val="00F54540"/>
    <w:rsid w:val="00F5465E"/>
    <w:rsid w:val="00F547DC"/>
    <w:rsid w:val="00F548C7"/>
    <w:rsid w:val="00F54A96"/>
    <w:rsid w:val="00F54BFA"/>
    <w:rsid w:val="00F55210"/>
    <w:rsid w:val="00F5535A"/>
    <w:rsid w:val="00F55969"/>
    <w:rsid w:val="00F55BFB"/>
    <w:rsid w:val="00F55D8B"/>
    <w:rsid w:val="00F55E53"/>
    <w:rsid w:val="00F563FF"/>
    <w:rsid w:val="00F5646A"/>
    <w:rsid w:val="00F56568"/>
    <w:rsid w:val="00F56766"/>
    <w:rsid w:val="00F568CB"/>
    <w:rsid w:val="00F56CC8"/>
    <w:rsid w:val="00F56E2E"/>
    <w:rsid w:val="00F570C1"/>
    <w:rsid w:val="00F57203"/>
    <w:rsid w:val="00F57260"/>
    <w:rsid w:val="00F575CD"/>
    <w:rsid w:val="00F57644"/>
    <w:rsid w:val="00F57985"/>
    <w:rsid w:val="00F57CB8"/>
    <w:rsid w:val="00F6011A"/>
    <w:rsid w:val="00F60197"/>
    <w:rsid w:val="00F60503"/>
    <w:rsid w:val="00F6079C"/>
    <w:rsid w:val="00F609A6"/>
    <w:rsid w:val="00F61015"/>
    <w:rsid w:val="00F61756"/>
    <w:rsid w:val="00F61758"/>
    <w:rsid w:val="00F617CE"/>
    <w:rsid w:val="00F6208B"/>
    <w:rsid w:val="00F6242D"/>
    <w:rsid w:val="00F62548"/>
    <w:rsid w:val="00F627DD"/>
    <w:rsid w:val="00F62A9D"/>
    <w:rsid w:val="00F62DA8"/>
    <w:rsid w:val="00F62F46"/>
    <w:rsid w:val="00F63443"/>
    <w:rsid w:val="00F63E57"/>
    <w:rsid w:val="00F642C7"/>
    <w:rsid w:val="00F645CF"/>
    <w:rsid w:val="00F6493F"/>
    <w:rsid w:val="00F64AA6"/>
    <w:rsid w:val="00F64BF0"/>
    <w:rsid w:val="00F650CE"/>
    <w:rsid w:val="00F650E6"/>
    <w:rsid w:val="00F6532D"/>
    <w:rsid w:val="00F654C3"/>
    <w:rsid w:val="00F65736"/>
    <w:rsid w:val="00F6578F"/>
    <w:rsid w:val="00F6633F"/>
    <w:rsid w:val="00F66482"/>
    <w:rsid w:val="00F66781"/>
    <w:rsid w:val="00F669A3"/>
    <w:rsid w:val="00F66B30"/>
    <w:rsid w:val="00F66B55"/>
    <w:rsid w:val="00F66BCE"/>
    <w:rsid w:val="00F66E2B"/>
    <w:rsid w:val="00F66E55"/>
    <w:rsid w:val="00F66ED6"/>
    <w:rsid w:val="00F672C3"/>
    <w:rsid w:val="00F673BE"/>
    <w:rsid w:val="00F6751E"/>
    <w:rsid w:val="00F67703"/>
    <w:rsid w:val="00F67709"/>
    <w:rsid w:val="00F67716"/>
    <w:rsid w:val="00F6795B"/>
    <w:rsid w:val="00F67AA4"/>
    <w:rsid w:val="00F67FE8"/>
    <w:rsid w:val="00F70552"/>
    <w:rsid w:val="00F70757"/>
    <w:rsid w:val="00F70A77"/>
    <w:rsid w:val="00F70AF3"/>
    <w:rsid w:val="00F7105E"/>
    <w:rsid w:val="00F711BA"/>
    <w:rsid w:val="00F71293"/>
    <w:rsid w:val="00F7129A"/>
    <w:rsid w:val="00F7130F"/>
    <w:rsid w:val="00F715C8"/>
    <w:rsid w:val="00F7160A"/>
    <w:rsid w:val="00F716BD"/>
    <w:rsid w:val="00F7173B"/>
    <w:rsid w:val="00F71792"/>
    <w:rsid w:val="00F718A3"/>
    <w:rsid w:val="00F719F1"/>
    <w:rsid w:val="00F71B42"/>
    <w:rsid w:val="00F71CE9"/>
    <w:rsid w:val="00F72261"/>
    <w:rsid w:val="00F7249B"/>
    <w:rsid w:val="00F72769"/>
    <w:rsid w:val="00F727D1"/>
    <w:rsid w:val="00F72844"/>
    <w:rsid w:val="00F7288B"/>
    <w:rsid w:val="00F72A12"/>
    <w:rsid w:val="00F72CD8"/>
    <w:rsid w:val="00F72F1E"/>
    <w:rsid w:val="00F73141"/>
    <w:rsid w:val="00F732A7"/>
    <w:rsid w:val="00F73349"/>
    <w:rsid w:val="00F73767"/>
    <w:rsid w:val="00F73800"/>
    <w:rsid w:val="00F738ED"/>
    <w:rsid w:val="00F73C74"/>
    <w:rsid w:val="00F73C97"/>
    <w:rsid w:val="00F74059"/>
    <w:rsid w:val="00F74202"/>
    <w:rsid w:val="00F745AA"/>
    <w:rsid w:val="00F74634"/>
    <w:rsid w:val="00F74A36"/>
    <w:rsid w:val="00F75390"/>
    <w:rsid w:val="00F75465"/>
    <w:rsid w:val="00F758ED"/>
    <w:rsid w:val="00F759D9"/>
    <w:rsid w:val="00F75AF6"/>
    <w:rsid w:val="00F76005"/>
    <w:rsid w:val="00F76540"/>
    <w:rsid w:val="00F76684"/>
    <w:rsid w:val="00F76711"/>
    <w:rsid w:val="00F767B7"/>
    <w:rsid w:val="00F76887"/>
    <w:rsid w:val="00F76A09"/>
    <w:rsid w:val="00F76ED0"/>
    <w:rsid w:val="00F76F1E"/>
    <w:rsid w:val="00F77001"/>
    <w:rsid w:val="00F77383"/>
    <w:rsid w:val="00F775EC"/>
    <w:rsid w:val="00F77A57"/>
    <w:rsid w:val="00F801BD"/>
    <w:rsid w:val="00F80CEB"/>
    <w:rsid w:val="00F80E95"/>
    <w:rsid w:val="00F816F0"/>
    <w:rsid w:val="00F819B5"/>
    <w:rsid w:val="00F81A36"/>
    <w:rsid w:val="00F81B12"/>
    <w:rsid w:val="00F81BB1"/>
    <w:rsid w:val="00F81E71"/>
    <w:rsid w:val="00F8235C"/>
    <w:rsid w:val="00F82667"/>
    <w:rsid w:val="00F826B3"/>
    <w:rsid w:val="00F82709"/>
    <w:rsid w:val="00F827AE"/>
    <w:rsid w:val="00F828BF"/>
    <w:rsid w:val="00F829B5"/>
    <w:rsid w:val="00F8314A"/>
    <w:rsid w:val="00F833A8"/>
    <w:rsid w:val="00F835FB"/>
    <w:rsid w:val="00F83817"/>
    <w:rsid w:val="00F838ED"/>
    <w:rsid w:val="00F84098"/>
    <w:rsid w:val="00F8424E"/>
    <w:rsid w:val="00F84B93"/>
    <w:rsid w:val="00F84BC7"/>
    <w:rsid w:val="00F84C82"/>
    <w:rsid w:val="00F84F67"/>
    <w:rsid w:val="00F8538D"/>
    <w:rsid w:val="00F8588E"/>
    <w:rsid w:val="00F86070"/>
    <w:rsid w:val="00F863AA"/>
    <w:rsid w:val="00F865C0"/>
    <w:rsid w:val="00F86BAE"/>
    <w:rsid w:val="00F86DBF"/>
    <w:rsid w:val="00F86F1C"/>
    <w:rsid w:val="00F87078"/>
    <w:rsid w:val="00F870A2"/>
    <w:rsid w:val="00F870A5"/>
    <w:rsid w:val="00F8754D"/>
    <w:rsid w:val="00F87C2D"/>
    <w:rsid w:val="00F87D19"/>
    <w:rsid w:val="00F90100"/>
    <w:rsid w:val="00F902F8"/>
    <w:rsid w:val="00F90536"/>
    <w:rsid w:val="00F90B16"/>
    <w:rsid w:val="00F913BD"/>
    <w:rsid w:val="00F915EF"/>
    <w:rsid w:val="00F92335"/>
    <w:rsid w:val="00F9254F"/>
    <w:rsid w:val="00F92718"/>
    <w:rsid w:val="00F92A6A"/>
    <w:rsid w:val="00F92F77"/>
    <w:rsid w:val="00F932E8"/>
    <w:rsid w:val="00F9379E"/>
    <w:rsid w:val="00F9383A"/>
    <w:rsid w:val="00F9383F"/>
    <w:rsid w:val="00F93847"/>
    <w:rsid w:val="00F93A93"/>
    <w:rsid w:val="00F93D88"/>
    <w:rsid w:val="00F942BA"/>
    <w:rsid w:val="00F94602"/>
    <w:rsid w:val="00F94764"/>
    <w:rsid w:val="00F94BC2"/>
    <w:rsid w:val="00F94BCB"/>
    <w:rsid w:val="00F94E27"/>
    <w:rsid w:val="00F95302"/>
    <w:rsid w:val="00F953F1"/>
    <w:rsid w:val="00F95BB8"/>
    <w:rsid w:val="00F95BD0"/>
    <w:rsid w:val="00F95EF1"/>
    <w:rsid w:val="00F96481"/>
    <w:rsid w:val="00F968CE"/>
    <w:rsid w:val="00F96B0C"/>
    <w:rsid w:val="00F96C4D"/>
    <w:rsid w:val="00F97343"/>
    <w:rsid w:val="00F97755"/>
    <w:rsid w:val="00F9784D"/>
    <w:rsid w:val="00F97D0B"/>
    <w:rsid w:val="00FA0548"/>
    <w:rsid w:val="00FA0C88"/>
    <w:rsid w:val="00FA1071"/>
    <w:rsid w:val="00FA11DD"/>
    <w:rsid w:val="00FA1271"/>
    <w:rsid w:val="00FA1362"/>
    <w:rsid w:val="00FA160E"/>
    <w:rsid w:val="00FA17B6"/>
    <w:rsid w:val="00FA198C"/>
    <w:rsid w:val="00FA2900"/>
    <w:rsid w:val="00FA2BE1"/>
    <w:rsid w:val="00FA2F55"/>
    <w:rsid w:val="00FA2FDB"/>
    <w:rsid w:val="00FA3340"/>
    <w:rsid w:val="00FA35E5"/>
    <w:rsid w:val="00FA37A8"/>
    <w:rsid w:val="00FA3B8F"/>
    <w:rsid w:val="00FA3C84"/>
    <w:rsid w:val="00FA3D96"/>
    <w:rsid w:val="00FA4145"/>
    <w:rsid w:val="00FA428F"/>
    <w:rsid w:val="00FA43F0"/>
    <w:rsid w:val="00FA4755"/>
    <w:rsid w:val="00FA4932"/>
    <w:rsid w:val="00FA4D8F"/>
    <w:rsid w:val="00FA4EA2"/>
    <w:rsid w:val="00FA520B"/>
    <w:rsid w:val="00FA5822"/>
    <w:rsid w:val="00FA584E"/>
    <w:rsid w:val="00FA5864"/>
    <w:rsid w:val="00FA588C"/>
    <w:rsid w:val="00FA5A04"/>
    <w:rsid w:val="00FA5BFC"/>
    <w:rsid w:val="00FA5C1E"/>
    <w:rsid w:val="00FA5D5F"/>
    <w:rsid w:val="00FA5F9A"/>
    <w:rsid w:val="00FA5FD6"/>
    <w:rsid w:val="00FA6A22"/>
    <w:rsid w:val="00FA6FB3"/>
    <w:rsid w:val="00FA70F7"/>
    <w:rsid w:val="00FA75B5"/>
    <w:rsid w:val="00FA75B7"/>
    <w:rsid w:val="00FA79A0"/>
    <w:rsid w:val="00FA7C1C"/>
    <w:rsid w:val="00FB0072"/>
    <w:rsid w:val="00FB010F"/>
    <w:rsid w:val="00FB0438"/>
    <w:rsid w:val="00FB0497"/>
    <w:rsid w:val="00FB04DE"/>
    <w:rsid w:val="00FB0BB8"/>
    <w:rsid w:val="00FB0E96"/>
    <w:rsid w:val="00FB0E9D"/>
    <w:rsid w:val="00FB0EF4"/>
    <w:rsid w:val="00FB16F6"/>
    <w:rsid w:val="00FB181B"/>
    <w:rsid w:val="00FB195C"/>
    <w:rsid w:val="00FB1967"/>
    <w:rsid w:val="00FB1DEC"/>
    <w:rsid w:val="00FB1F69"/>
    <w:rsid w:val="00FB2149"/>
    <w:rsid w:val="00FB2EDB"/>
    <w:rsid w:val="00FB2F8E"/>
    <w:rsid w:val="00FB317F"/>
    <w:rsid w:val="00FB31AA"/>
    <w:rsid w:val="00FB31C8"/>
    <w:rsid w:val="00FB3969"/>
    <w:rsid w:val="00FB3A8A"/>
    <w:rsid w:val="00FB3C9B"/>
    <w:rsid w:val="00FB42C5"/>
    <w:rsid w:val="00FB43B5"/>
    <w:rsid w:val="00FB481F"/>
    <w:rsid w:val="00FB4BA5"/>
    <w:rsid w:val="00FB4D5E"/>
    <w:rsid w:val="00FB4DD1"/>
    <w:rsid w:val="00FB4F21"/>
    <w:rsid w:val="00FB59A8"/>
    <w:rsid w:val="00FB5D41"/>
    <w:rsid w:val="00FB600E"/>
    <w:rsid w:val="00FB6129"/>
    <w:rsid w:val="00FB629D"/>
    <w:rsid w:val="00FB658E"/>
    <w:rsid w:val="00FB686F"/>
    <w:rsid w:val="00FB68B7"/>
    <w:rsid w:val="00FB6DF7"/>
    <w:rsid w:val="00FB6E0F"/>
    <w:rsid w:val="00FB6E95"/>
    <w:rsid w:val="00FB7136"/>
    <w:rsid w:val="00FB7209"/>
    <w:rsid w:val="00FB72EE"/>
    <w:rsid w:val="00FB7405"/>
    <w:rsid w:val="00FB741D"/>
    <w:rsid w:val="00FB7997"/>
    <w:rsid w:val="00FB7C9D"/>
    <w:rsid w:val="00FB7D4F"/>
    <w:rsid w:val="00FB7F58"/>
    <w:rsid w:val="00FC006D"/>
    <w:rsid w:val="00FC0978"/>
    <w:rsid w:val="00FC09A7"/>
    <w:rsid w:val="00FC0A0B"/>
    <w:rsid w:val="00FC0B5A"/>
    <w:rsid w:val="00FC0B65"/>
    <w:rsid w:val="00FC17EF"/>
    <w:rsid w:val="00FC1A31"/>
    <w:rsid w:val="00FC1E08"/>
    <w:rsid w:val="00FC2119"/>
    <w:rsid w:val="00FC2238"/>
    <w:rsid w:val="00FC28A5"/>
    <w:rsid w:val="00FC2F6B"/>
    <w:rsid w:val="00FC318A"/>
    <w:rsid w:val="00FC328D"/>
    <w:rsid w:val="00FC3391"/>
    <w:rsid w:val="00FC35AA"/>
    <w:rsid w:val="00FC3A95"/>
    <w:rsid w:val="00FC3DCE"/>
    <w:rsid w:val="00FC3E37"/>
    <w:rsid w:val="00FC42DD"/>
    <w:rsid w:val="00FC4454"/>
    <w:rsid w:val="00FC47E0"/>
    <w:rsid w:val="00FC49E0"/>
    <w:rsid w:val="00FC4A23"/>
    <w:rsid w:val="00FC4B05"/>
    <w:rsid w:val="00FC4F8A"/>
    <w:rsid w:val="00FC50C7"/>
    <w:rsid w:val="00FC55EF"/>
    <w:rsid w:val="00FC59A7"/>
    <w:rsid w:val="00FC59A9"/>
    <w:rsid w:val="00FC5A27"/>
    <w:rsid w:val="00FC5AB1"/>
    <w:rsid w:val="00FC5C15"/>
    <w:rsid w:val="00FC61E9"/>
    <w:rsid w:val="00FC6353"/>
    <w:rsid w:val="00FC6A67"/>
    <w:rsid w:val="00FC6BB8"/>
    <w:rsid w:val="00FC6CEA"/>
    <w:rsid w:val="00FC6FC2"/>
    <w:rsid w:val="00FC703C"/>
    <w:rsid w:val="00FC7166"/>
    <w:rsid w:val="00FC7BD1"/>
    <w:rsid w:val="00FC7CA3"/>
    <w:rsid w:val="00FD0225"/>
    <w:rsid w:val="00FD0386"/>
    <w:rsid w:val="00FD054D"/>
    <w:rsid w:val="00FD05B2"/>
    <w:rsid w:val="00FD0A12"/>
    <w:rsid w:val="00FD0ED9"/>
    <w:rsid w:val="00FD18A6"/>
    <w:rsid w:val="00FD1A34"/>
    <w:rsid w:val="00FD1C9C"/>
    <w:rsid w:val="00FD1DE5"/>
    <w:rsid w:val="00FD2364"/>
    <w:rsid w:val="00FD256D"/>
    <w:rsid w:val="00FD26D1"/>
    <w:rsid w:val="00FD3152"/>
    <w:rsid w:val="00FD343E"/>
    <w:rsid w:val="00FD35F5"/>
    <w:rsid w:val="00FD36DA"/>
    <w:rsid w:val="00FD37D6"/>
    <w:rsid w:val="00FD3969"/>
    <w:rsid w:val="00FD3AE7"/>
    <w:rsid w:val="00FD3C7A"/>
    <w:rsid w:val="00FD3CA1"/>
    <w:rsid w:val="00FD41A5"/>
    <w:rsid w:val="00FD442D"/>
    <w:rsid w:val="00FD4793"/>
    <w:rsid w:val="00FD4795"/>
    <w:rsid w:val="00FD4C0D"/>
    <w:rsid w:val="00FD500A"/>
    <w:rsid w:val="00FD503B"/>
    <w:rsid w:val="00FD52D7"/>
    <w:rsid w:val="00FD56C1"/>
    <w:rsid w:val="00FD5BCD"/>
    <w:rsid w:val="00FD5BFC"/>
    <w:rsid w:val="00FD5C99"/>
    <w:rsid w:val="00FD5DB7"/>
    <w:rsid w:val="00FD63FA"/>
    <w:rsid w:val="00FD63FD"/>
    <w:rsid w:val="00FD7ADE"/>
    <w:rsid w:val="00FD7D10"/>
    <w:rsid w:val="00FE000D"/>
    <w:rsid w:val="00FE030E"/>
    <w:rsid w:val="00FE0394"/>
    <w:rsid w:val="00FE047C"/>
    <w:rsid w:val="00FE0544"/>
    <w:rsid w:val="00FE0551"/>
    <w:rsid w:val="00FE067E"/>
    <w:rsid w:val="00FE07B8"/>
    <w:rsid w:val="00FE089C"/>
    <w:rsid w:val="00FE0A4F"/>
    <w:rsid w:val="00FE0D11"/>
    <w:rsid w:val="00FE0FC8"/>
    <w:rsid w:val="00FE10A6"/>
    <w:rsid w:val="00FE158E"/>
    <w:rsid w:val="00FE168A"/>
    <w:rsid w:val="00FE16A3"/>
    <w:rsid w:val="00FE1D69"/>
    <w:rsid w:val="00FE2818"/>
    <w:rsid w:val="00FE2973"/>
    <w:rsid w:val="00FE2B1D"/>
    <w:rsid w:val="00FE2F4F"/>
    <w:rsid w:val="00FE3104"/>
    <w:rsid w:val="00FE32D0"/>
    <w:rsid w:val="00FE3415"/>
    <w:rsid w:val="00FE37DD"/>
    <w:rsid w:val="00FE3A8E"/>
    <w:rsid w:val="00FE3AA5"/>
    <w:rsid w:val="00FE40B0"/>
    <w:rsid w:val="00FE4148"/>
    <w:rsid w:val="00FE4534"/>
    <w:rsid w:val="00FE45A6"/>
    <w:rsid w:val="00FE491C"/>
    <w:rsid w:val="00FE4D57"/>
    <w:rsid w:val="00FE5219"/>
    <w:rsid w:val="00FE5293"/>
    <w:rsid w:val="00FE5441"/>
    <w:rsid w:val="00FE54C7"/>
    <w:rsid w:val="00FE5826"/>
    <w:rsid w:val="00FE5B32"/>
    <w:rsid w:val="00FE5FCD"/>
    <w:rsid w:val="00FE60F9"/>
    <w:rsid w:val="00FE6167"/>
    <w:rsid w:val="00FE61D8"/>
    <w:rsid w:val="00FE632E"/>
    <w:rsid w:val="00FE635D"/>
    <w:rsid w:val="00FE66B5"/>
    <w:rsid w:val="00FE6724"/>
    <w:rsid w:val="00FE68A7"/>
    <w:rsid w:val="00FE75C7"/>
    <w:rsid w:val="00FE75F7"/>
    <w:rsid w:val="00FF0174"/>
    <w:rsid w:val="00FF01CD"/>
    <w:rsid w:val="00FF029D"/>
    <w:rsid w:val="00FF0487"/>
    <w:rsid w:val="00FF0636"/>
    <w:rsid w:val="00FF1617"/>
    <w:rsid w:val="00FF18B8"/>
    <w:rsid w:val="00FF1B27"/>
    <w:rsid w:val="00FF1B83"/>
    <w:rsid w:val="00FF1C77"/>
    <w:rsid w:val="00FF2103"/>
    <w:rsid w:val="00FF2452"/>
    <w:rsid w:val="00FF25DB"/>
    <w:rsid w:val="00FF26B0"/>
    <w:rsid w:val="00FF26F7"/>
    <w:rsid w:val="00FF27F5"/>
    <w:rsid w:val="00FF28EF"/>
    <w:rsid w:val="00FF2B37"/>
    <w:rsid w:val="00FF2FA2"/>
    <w:rsid w:val="00FF3153"/>
    <w:rsid w:val="00FF330D"/>
    <w:rsid w:val="00FF34E4"/>
    <w:rsid w:val="00FF3634"/>
    <w:rsid w:val="00FF4087"/>
    <w:rsid w:val="00FF4174"/>
    <w:rsid w:val="00FF44BB"/>
    <w:rsid w:val="00FF4B75"/>
    <w:rsid w:val="00FF4C2A"/>
    <w:rsid w:val="00FF4CC7"/>
    <w:rsid w:val="00FF4D3B"/>
    <w:rsid w:val="00FF4F16"/>
    <w:rsid w:val="00FF500D"/>
    <w:rsid w:val="00FF54C7"/>
    <w:rsid w:val="00FF577D"/>
    <w:rsid w:val="00FF57C1"/>
    <w:rsid w:val="00FF58FF"/>
    <w:rsid w:val="00FF59ED"/>
    <w:rsid w:val="00FF5D5E"/>
    <w:rsid w:val="00FF606B"/>
    <w:rsid w:val="00FF65B6"/>
    <w:rsid w:val="00FF6657"/>
    <w:rsid w:val="00FF66CB"/>
    <w:rsid w:val="00FF67BA"/>
    <w:rsid w:val="00FF67DF"/>
    <w:rsid w:val="00FF68D1"/>
    <w:rsid w:val="00FF6967"/>
    <w:rsid w:val="00FF6C6F"/>
    <w:rsid w:val="00FF6E4C"/>
    <w:rsid w:val="00FF6ED6"/>
    <w:rsid w:val="00FF6F70"/>
    <w:rsid w:val="00FF70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977E69"/>
  <w15:chartTrackingRefBased/>
  <w15:docId w15:val="{EED109DD-009C-40B1-9E31-230AE548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CD1"/>
    <w:pPr>
      <w:widowControl w:val="0"/>
      <w:jc w:val="both"/>
    </w:pPr>
  </w:style>
  <w:style w:type="paragraph" w:styleId="Heading1">
    <w:name w:val="heading 1"/>
    <w:basedOn w:val="Normal"/>
    <w:next w:val="Normal"/>
    <w:link w:val="Heading1Char"/>
    <w:uiPriority w:val="9"/>
    <w:qFormat/>
    <w:rsid w:val="00EE75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EE75E4"/>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EE75E4"/>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D1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1E9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1E9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1E9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1E92"/>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0D1E92"/>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5E4"/>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rsid w:val="00EE75E4"/>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EE75E4"/>
    <w:rPr>
      <w:rFonts w:asciiTheme="majorHAnsi" w:eastAsiaTheme="majorEastAsia" w:hAnsiTheme="majorHAnsi" w:cstheme="majorBidi"/>
    </w:rPr>
  </w:style>
  <w:style w:type="character" w:styleId="Hyperlink">
    <w:name w:val="Hyperlink"/>
    <w:basedOn w:val="DefaultParagraphFont"/>
    <w:uiPriority w:val="99"/>
    <w:unhideWhenUsed/>
    <w:rsid w:val="00EE75E4"/>
    <w:rPr>
      <w:color w:val="0563C1" w:themeColor="hyperlink"/>
      <w:u w:val="single"/>
    </w:rPr>
  </w:style>
  <w:style w:type="character" w:customStyle="1" w:styleId="UnresolvedMention1">
    <w:name w:val="Unresolved Mention1"/>
    <w:basedOn w:val="DefaultParagraphFont"/>
    <w:uiPriority w:val="99"/>
    <w:semiHidden/>
    <w:unhideWhenUsed/>
    <w:rsid w:val="00EE75E4"/>
    <w:rPr>
      <w:color w:val="605E5C"/>
      <w:shd w:val="clear" w:color="auto" w:fill="E1DFDD"/>
    </w:rPr>
  </w:style>
  <w:style w:type="paragraph" w:styleId="ListParagraph">
    <w:name w:val="List Paragraph"/>
    <w:basedOn w:val="Normal"/>
    <w:uiPriority w:val="34"/>
    <w:qFormat/>
    <w:rsid w:val="00EE75E4"/>
    <w:pPr>
      <w:ind w:leftChars="400" w:left="840"/>
    </w:pPr>
  </w:style>
  <w:style w:type="character" w:styleId="CommentReference">
    <w:name w:val="annotation reference"/>
    <w:basedOn w:val="DefaultParagraphFont"/>
    <w:uiPriority w:val="99"/>
    <w:semiHidden/>
    <w:unhideWhenUsed/>
    <w:rsid w:val="00EE75E4"/>
    <w:rPr>
      <w:sz w:val="18"/>
      <w:szCs w:val="18"/>
    </w:rPr>
  </w:style>
  <w:style w:type="paragraph" w:styleId="CommentText">
    <w:name w:val="annotation text"/>
    <w:basedOn w:val="Normal"/>
    <w:link w:val="CommentTextChar"/>
    <w:uiPriority w:val="99"/>
    <w:unhideWhenUsed/>
    <w:rsid w:val="00EE75E4"/>
    <w:pPr>
      <w:jc w:val="left"/>
    </w:pPr>
    <w:rPr>
      <w:rFonts w:ascii="Tahoma" w:hAnsi="Tahoma" w:cs="Tahoma"/>
      <w:sz w:val="16"/>
    </w:rPr>
  </w:style>
  <w:style w:type="character" w:customStyle="1" w:styleId="CommentTextChar">
    <w:name w:val="Comment Text Char"/>
    <w:basedOn w:val="DefaultParagraphFont"/>
    <w:link w:val="CommentText"/>
    <w:uiPriority w:val="99"/>
    <w:rsid w:val="00EE75E4"/>
    <w:rPr>
      <w:rFonts w:ascii="Tahoma" w:hAnsi="Tahoma" w:cs="Tahoma"/>
      <w:sz w:val="16"/>
    </w:rPr>
  </w:style>
  <w:style w:type="paragraph" w:styleId="CommentSubject">
    <w:name w:val="annotation subject"/>
    <w:basedOn w:val="CommentText"/>
    <w:next w:val="CommentText"/>
    <w:link w:val="CommentSubjectChar"/>
    <w:uiPriority w:val="99"/>
    <w:semiHidden/>
    <w:unhideWhenUsed/>
    <w:rsid w:val="00EE75E4"/>
    <w:rPr>
      <w:b/>
      <w:bCs/>
    </w:rPr>
  </w:style>
  <w:style w:type="character" w:customStyle="1" w:styleId="CommentSubjectChar">
    <w:name w:val="Comment Subject Char"/>
    <w:basedOn w:val="CommentTextChar"/>
    <w:link w:val="CommentSubject"/>
    <w:uiPriority w:val="99"/>
    <w:semiHidden/>
    <w:rsid w:val="00EE75E4"/>
    <w:rPr>
      <w:rFonts w:ascii="Tahoma" w:hAnsi="Tahoma" w:cs="Tahoma"/>
      <w:b/>
      <w:bCs/>
      <w:sz w:val="16"/>
    </w:rPr>
  </w:style>
  <w:style w:type="paragraph" w:styleId="Revision">
    <w:name w:val="Revision"/>
    <w:hidden/>
    <w:uiPriority w:val="99"/>
    <w:semiHidden/>
    <w:rsid w:val="00EE75E4"/>
  </w:style>
  <w:style w:type="character" w:styleId="PlaceholderText">
    <w:name w:val="Placeholder Text"/>
    <w:basedOn w:val="DefaultParagraphFont"/>
    <w:uiPriority w:val="99"/>
    <w:semiHidden/>
    <w:rsid w:val="00EE75E4"/>
    <w:rPr>
      <w:color w:val="808080"/>
    </w:rPr>
  </w:style>
  <w:style w:type="table" w:styleId="TableGrid">
    <w:name w:val="Table Grid"/>
    <w:basedOn w:val="TableNormal"/>
    <w:uiPriority w:val="39"/>
    <w:rsid w:val="00EE75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E75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S Gothic" w:eastAsia="MS Gothic" w:hAnsi="MS Gothic" w:cs="MS Gothic"/>
      <w:kern w:val="0"/>
      <w:sz w:val="24"/>
      <w:szCs w:val="24"/>
    </w:rPr>
  </w:style>
  <w:style w:type="character" w:customStyle="1" w:styleId="HTMLPreformattedChar">
    <w:name w:val="HTML Preformatted Char"/>
    <w:basedOn w:val="DefaultParagraphFont"/>
    <w:link w:val="HTMLPreformatted"/>
    <w:uiPriority w:val="99"/>
    <w:semiHidden/>
    <w:rsid w:val="00EE75E4"/>
    <w:rPr>
      <w:rFonts w:ascii="MS Gothic" w:eastAsia="MS Gothic" w:hAnsi="MS Gothic" w:cs="MS Gothic"/>
      <w:kern w:val="0"/>
      <w:sz w:val="24"/>
      <w:szCs w:val="24"/>
    </w:rPr>
  </w:style>
  <w:style w:type="character" w:styleId="Emphasis">
    <w:name w:val="Emphasis"/>
    <w:basedOn w:val="DefaultParagraphFont"/>
    <w:uiPriority w:val="20"/>
    <w:qFormat/>
    <w:rsid w:val="00EE75E4"/>
    <w:rPr>
      <w:i/>
      <w:iCs/>
    </w:rPr>
  </w:style>
  <w:style w:type="paragraph" w:styleId="Header">
    <w:name w:val="header"/>
    <w:basedOn w:val="Normal"/>
    <w:link w:val="HeaderChar"/>
    <w:uiPriority w:val="99"/>
    <w:unhideWhenUsed/>
    <w:rsid w:val="00EE75E4"/>
    <w:pPr>
      <w:tabs>
        <w:tab w:val="center" w:pos="4252"/>
        <w:tab w:val="right" w:pos="8504"/>
      </w:tabs>
      <w:snapToGrid w:val="0"/>
    </w:pPr>
  </w:style>
  <w:style w:type="character" w:customStyle="1" w:styleId="HeaderChar">
    <w:name w:val="Header Char"/>
    <w:basedOn w:val="DefaultParagraphFont"/>
    <w:link w:val="Header"/>
    <w:uiPriority w:val="99"/>
    <w:rsid w:val="00EE75E4"/>
  </w:style>
  <w:style w:type="paragraph" w:styleId="Footer">
    <w:name w:val="footer"/>
    <w:basedOn w:val="Normal"/>
    <w:link w:val="FooterChar"/>
    <w:uiPriority w:val="99"/>
    <w:unhideWhenUsed/>
    <w:rsid w:val="00CC229B"/>
    <w:pPr>
      <w:tabs>
        <w:tab w:val="center" w:pos="4252"/>
        <w:tab w:val="right" w:pos="8504"/>
      </w:tabs>
      <w:snapToGrid w:val="0"/>
      <w:spacing w:line="480" w:lineRule="auto"/>
      <w:contextualSpacing/>
    </w:pPr>
    <w:rPr>
      <w:rFonts w:ascii="Times New Roman" w:hAnsi="Times New Roman"/>
      <w:sz w:val="24"/>
    </w:rPr>
  </w:style>
  <w:style w:type="character" w:customStyle="1" w:styleId="FooterChar">
    <w:name w:val="Footer Char"/>
    <w:basedOn w:val="DefaultParagraphFont"/>
    <w:link w:val="Footer"/>
    <w:uiPriority w:val="99"/>
    <w:rsid w:val="00CC229B"/>
    <w:rPr>
      <w:rFonts w:ascii="Times New Roman" w:hAnsi="Times New Roman"/>
      <w:sz w:val="24"/>
      <w:lang w:val="en-GB"/>
    </w:rPr>
  </w:style>
  <w:style w:type="paragraph" w:styleId="BalloonText">
    <w:name w:val="Balloon Text"/>
    <w:basedOn w:val="Normal"/>
    <w:link w:val="BalloonTextChar"/>
    <w:uiPriority w:val="99"/>
    <w:semiHidden/>
    <w:unhideWhenUsed/>
    <w:rsid w:val="00A861D7"/>
    <w:rPr>
      <w:rFonts w:ascii="Tahoma" w:eastAsia="MS Mincho" w:hAnsi="Tahoma" w:cs="Tahoma"/>
      <w:sz w:val="16"/>
      <w:szCs w:val="18"/>
    </w:rPr>
  </w:style>
  <w:style w:type="character" w:customStyle="1" w:styleId="BalloonTextChar">
    <w:name w:val="Balloon Text Char"/>
    <w:basedOn w:val="DefaultParagraphFont"/>
    <w:link w:val="BalloonText"/>
    <w:uiPriority w:val="99"/>
    <w:semiHidden/>
    <w:rsid w:val="00A861D7"/>
    <w:rPr>
      <w:rFonts w:ascii="Tahoma" w:eastAsia="MS Mincho" w:hAnsi="Tahoma" w:cs="Tahoma"/>
      <w:sz w:val="16"/>
      <w:szCs w:val="18"/>
    </w:rPr>
  </w:style>
  <w:style w:type="character" w:styleId="LineNumber">
    <w:name w:val="line number"/>
    <w:basedOn w:val="DefaultParagraphFont"/>
    <w:uiPriority w:val="99"/>
    <w:semiHidden/>
    <w:unhideWhenUsed/>
    <w:rsid w:val="0058026D"/>
  </w:style>
  <w:style w:type="paragraph" w:styleId="Caption">
    <w:name w:val="caption"/>
    <w:basedOn w:val="Normal"/>
    <w:next w:val="Normal"/>
    <w:uiPriority w:val="35"/>
    <w:unhideWhenUsed/>
    <w:qFormat/>
    <w:rsid w:val="00D140B5"/>
    <w:pPr>
      <w:spacing w:after="200"/>
    </w:pPr>
    <w:rPr>
      <w:i/>
      <w:iCs/>
      <w:color w:val="44546A" w:themeColor="text2"/>
      <w:sz w:val="18"/>
      <w:szCs w:val="18"/>
    </w:rPr>
  </w:style>
  <w:style w:type="character" w:customStyle="1" w:styleId="cf01">
    <w:name w:val="cf01"/>
    <w:basedOn w:val="DefaultParagraphFont"/>
    <w:rsid w:val="002E2C8A"/>
    <w:rPr>
      <w:rFonts w:ascii="Segoe UI" w:hAnsi="Segoe UI" w:cs="Segoe UI" w:hint="default"/>
      <w:sz w:val="18"/>
      <w:szCs w:val="18"/>
    </w:rPr>
  </w:style>
  <w:style w:type="paragraph" w:customStyle="1" w:styleId="pf0">
    <w:name w:val="pf0"/>
    <w:basedOn w:val="Normal"/>
    <w:rsid w:val="00E420B9"/>
    <w:pPr>
      <w:widowControl/>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BodyText">
    <w:name w:val="*BodyText"/>
    <w:rsid w:val="004D487C"/>
    <w:pPr>
      <w:spacing w:before="240" w:line="480" w:lineRule="auto"/>
      <w:ind w:firstLine="720"/>
    </w:pPr>
    <w:rPr>
      <w:rFonts w:ascii="Verdana" w:hAnsi="Verdana" w:cs="Times New Roman"/>
      <w:kern w:val="0"/>
      <w:sz w:val="22"/>
      <w:szCs w:val="20"/>
      <w:lang w:val="en-GB" w:eastAsia="en-US"/>
    </w:rPr>
  </w:style>
  <w:style w:type="numbering" w:styleId="111111">
    <w:name w:val="Outline List 2"/>
    <w:basedOn w:val="NoList"/>
    <w:uiPriority w:val="99"/>
    <w:semiHidden/>
    <w:unhideWhenUsed/>
    <w:rsid w:val="000D1E92"/>
    <w:pPr>
      <w:numPr>
        <w:numId w:val="24"/>
      </w:numPr>
    </w:pPr>
  </w:style>
  <w:style w:type="numbering" w:styleId="1ai">
    <w:name w:val="Outline List 1"/>
    <w:basedOn w:val="NoList"/>
    <w:uiPriority w:val="99"/>
    <w:semiHidden/>
    <w:unhideWhenUsed/>
    <w:rsid w:val="000D1E92"/>
    <w:pPr>
      <w:numPr>
        <w:numId w:val="25"/>
      </w:numPr>
    </w:pPr>
  </w:style>
  <w:style w:type="character" w:customStyle="1" w:styleId="Heading4Char">
    <w:name w:val="Heading 4 Char"/>
    <w:basedOn w:val="DefaultParagraphFont"/>
    <w:link w:val="Heading4"/>
    <w:uiPriority w:val="9"/>
    <w:semiHidden/>
    <w:rsid w:val="000D1E92"/>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0D1E92"/>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0D1E92"/>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0D1E92"/>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0D1E92"/>
    <w:rPr>
      <w:rFonts w:asciiTheme="majorHAnsi" w:eastAsiaTheme="majorEastAsia" w:hAnsiTheme="majorHAnsi" w:cstheme="majorBidi"/>
      <w:color w:val="272727" w:themeColor="text1" w:themeTint="D8"/>
      <w:szCs w:val="21"/>
      <w:lang w:val="en-GB"/>
    </w:rPr>
  </w:style>
  <w:style w:type="character" w:customStyle="1" w:styleId="Heading9Char">
    <w:name w:val="Heading 9 Char"/>
    <w:basedOn w:val="DefaultParagraphFont"/>
    <w:link w:val="Heading9"/>
    <w:uiPriority w:val="9"/>
    <w:semiHidden/>
    <w:rsid w:val="000D1E92"/>
    <w:rPr>
      <w:rFonts w:asciiTheme="majorHAnsi" w:eastAsiaTheme="majorEastAsia" w:hAnsiTheme="majorHAnsi" w:cstheme="majorBidi"/>
      <w:i/>
      <w:iCs/>
      <w:color w:val="272727" w:themeColor="text1" w:themeTint="D8"/>
      <w:szCs w:val="21"/>
      <w:lang w:val="en-GB"/>
    </w:rPr>
  </w:style>
  <w:style w:type="numbering" w:styleId="ArticleSection">
    <w:name w:val="Outline List 3"/>
    <w:basedOn w:val="NoList"/>
    <w:uiPriority w:val="99"/>
    <w:semiHidden/>
    <w:unhideWhenUsed/>
    <w:rsid w:val="000D1E92"/>
    <w:pPr>
      <w:numPr>
        <w:numId w:val="26"/>
      </w:numPr>
    </w:pPr>
  </w:style>
  <w:style w:type="paragraph" w:styleId="Bibliography">
    <w:name w:val="Bibliography"/>
    <w:basedOn w:val="Normal"/>
    <w:next w:val="Normal"/>
    <w:uiPriority w:val="37"/>
    <w:semiHidden/>
    <w:unhideWhenUsed/>
    <w:rsid w:val="000D1E92"/>
  </w:style>
  <w:style w:type="paragraph" w:styleId="BlockText">
    <w:name w:val="Block Text"/>
    <w:basedOn w:val="Normal"/>
    <w:uiPriority w:val="99"/>
    <w:semiHidden/>
    <w:unhideWhenUsed/>
    <w:rsid w:val="000D1E9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0">
    <w:name w:val="Body Text"/>
    <w:basedOn w:val="Normal"/>
    <w:link w:val="BodyTextChar"/>
    <w:uiPriority w:val="99"/>
    <w:semiHidden/>
    <w:unhideWhenUsed/>
    <w:rsid w:val="000D1E92"/>
    <w:pPr>
      <w:spacing w:after="120"/>
    </w:pPr>
  </w:style>
  <w:style w:type="character" w:customStyle="1" w:styleId="BodyTextChar">
    <w:name w:val="Body Text Char"/>
    <w:basedOn w:val="DefaultParagraphFont"/>
    <w:link w:val="BodyText0"/>
    <w:uiPriority w:val="99"/>
    <w:semiHidden/>
    <w:rsid w:val="000D1E92"/>
    <w:rPr>
      <w:lang w:val="en-GB"/>
    </w:rPr>
  </w:style>
  <w:style w:type="paragraph" w:styleId="BodyText2">
    <w:name w:val="Body Text 2"/>
    <w:basedOn w:val="Normal"/>
    <w:link w:val="BodyText2Char"/>
    <w:uiPriority w:val="99"/>
    <w:semiHidden/>
    <w:unhideWhenUsed/>
    <w:rsid w:val="000D1E92"/>
    <w:pPr>
      <w:spacing w:after="120" w:line="480" w:lineRule="auto"/>
    </w:pPr>
  </w:style>
  <w:style w:type="character" w:customStyle="1" w:styleId="BodyText2Char">
    <w:name w:val="Body Text 2 Char"/>
    <w:basedOn w:val="DefaultParagraphFont"/>
    <w:link w:val="BodyText2"/>
    <w:uiPriority w:val="99"/>
    <w:semiHidden/>
    <w:rsid w:val="000D1E92"/>
    <w:rPr>
      <w:lang w:val="en-GB"/>
    </w:rPr>
  </w:style>
  <w:style w:type="paragraph" w:styleId="BodyText3">
    <w:name w:val="Body Text 3"/>
    <w:basedOn w:val="Normal"/>
    <w:link w:val="BodyText3Char"/>
    <w:uiPriority w:val="99"/>
    <w:semiHidden/>
    <w:unhideWhenUsed/>
    <w:rsid w:val="000D1E92"/>
    <w:pPr>
      <w:spacing w:after="120"/>
    </w:pPr>
    <w:rPr>
      <w:sz w:val="16"/>
      <w:szCs w:val="16"/>
    </w:rPr>
  </w:style>
  <w:style w:type="character" w:customStyle="1" w:styleId="BodyText3Char">
    <w:name w:val="Body Text 3 Char"/>
    <w:basedOn w:val="DefaultParagraphFont"/>
    <w:link w:val="BodyText3"/>
    <w:uiPriority w:val="99"/>
    <w:semiHidden/>
    <w:rsid w:val="000D1E92"/>
    <w:rPr>
      <w:sz w:val="16"/>
      <w:szCs w:val="16"/>
      <w:lang w:val="en-GB"/>
    </w:rPr>
  </w:style>
  <w:style w:type="paragraph" w:styleId="BodyTextFirstIndent">
    <w:name w:val="Body Text First Indent"/>
    <w:basedOn w:val="BodyText0"/>
    <w:link w:val="BodyTextFirstIndentChar"/>
    <w:uiPriority w:val="99"/>
    <w:semiHidden/>
    <w:unhideWhenUsed/>
    <w:rsid w:val="000D1E92"/>
    <w:pPr>
      <w:spacing w:after="0"/>
      <w:ind w:firstLine="360"/>
    </w:pPr>
  </w:style>
  <w:style w:type="character" w:customStyle="1" w:styleId="BodyTextFirstIndentChar">
    <w:name w:val="Body Text First Indent Char"/>
    <w:basedOn w:val="BodyTextChar"/>
    <w:link w:val="BodyTextFirstIndent"/>
    <w:uiPriority w:val="99"/>
    <w:semiHidden/>
    <w:rsid w:val="000D1E92"/>
    <w:rPr>
      <w:lang w:val="en-GB"/>
    </w:rPr>
  </w:style>
  <w:style w:type="paragraph" w:styleId="BodyTextIndent">
    <w:name w:val="Body Text Indent"/>
    <w:basedOn w:val="Normal"/>
    <w:link w:val="BodyTextIndentChar"/>
    <w:uiPriority w:val="99"/>
    <w:semiHidden/>
    <w:unhideWhenUsed/>
    <w:rsid w:val="000D1E92"/>
    <w:pPr>
      <w:spacing w:after="120"/>
      <w:ind w:left="360"/>
    </w:pPr>
  </w:style>
  <w:style w:type="character" w:customStyle="1" w:styleId="BodyTextIndentChar">
    <w:name w:val="Body Text Indent Char"/>
    <w:basedOn w:val="DefaultParagraphFont"/>
    <w:link w:val="BodyTextIndent"/>
    <w:uiPriority w:val="99"/>
    <w:semiHidden/>
    <w:rsid w:val="000D1E92"/>
    <w:rPr>
      <w:lang w:val="en-GB"/>
    </w:rPr>
  </w:style>
  <w:style w:type="paragraph" w:styleId="BodyTextFirstIndent2">
    <w:name w:val="Body Text First Indent 2"/>
    <w:basedOn w:val="BodyTextIndent"/>
    <w:link w:val="BodyTextFirstIndent2Char"/>
    <w:uiPriority w:val="99"/>
    <w:semiHidden/>
    <w:unhideWhenUsed/>
    <w:rsid w:val="000D1E92"/>
    <w:pPr>
      <w:spacing w:after="0"/>
      <w:ind w:firstLine="360"/>
    </w:pPr>
  </w:style>
  <w:style w:type="character" w:customStyle="1" w:styleId="BodyTextFirstIndent2Char">
    <w:name w:val="Body Text First Indent 2 Char"/>
    <w:basedOn w:val="BodyTextIndentChar"/>
    <w:link w:val="BodyTextFirstIndent2"/>
    <w:uiPriority w:val="99"/>
    <w:semiHidden/>
    <w:rsid w:val="000D1E92"/>
    <w:rPr>
      <w:lang w:val="en-GB"/>
    </w:rPr>
  </w:style>
  <w:style w:type="paragraph" w:styleId="BodyTextIndent2">
    <w:name w:val="Body Text Indent 2"/>
    <w:basedOn w:val="Normal"/>
    <w:link w:val="BodyTextIndent2Char"/>
    <w:uiPriority w:val="99"/>
    <w:semiHidden/>
    <w:unhideWhenUsed/>
    <w:rsid w:val="000D1E92"/>
    <w:pPr>
      <w:spacing w:after="120" w:line="480" w:lineRule="auto"/>
      <w:ind w:left="360"/>
    </w:pPr>
  </w:style>
  <w:style w:type="character" w:customStyle="1" w:styleId="BodyTextIndent2Char">
    <w:name w:val="Body Text Indent 2 Char"/>
    <w:basedOn w:val="DefaultParagraphFont"/>
    <w:link w:val="BodyTextIndent2"/>
    <w:uiPriority w:val="99"/>
    <w:semiHidden/>
    <w:rsid w:val="000D1E92"/>
    <w:rPr>
      <w:lang w:val="en-GB"/>
    </w:rPr>
  </w:style>
  <w:style w:type="paragraph" w:styleId="BodyTextIndent3">
    <w:name w:val="Body Text Indent 3"/>
    <w:basedOn w:val="Normal"/>
    <w:link w:val="BodyTextIndent3Char"/>
    <w:uiPriority w:val="99"/>
    <w:semiHidden/>
    <w:unhideWhenUsed/>
    <w:rsid w:val="000D1E9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D1E92"/>
    <w:rPr>
      <w:sz w:val="16"/>
      <w:szCs w:val="16"/>
      <w:lang w:val="en-GB"/>
    </w:rPr>
  </w:style>
  <w:style w:type="character" w:styleId="BookTitle">
    <w:name w:val="Book Title"/>
    <w:basedOn w:val="DefaultParagraphFont"/>
    <w:uiPriority w:val="33"/>
    <w:qFormat/>
    <w:rsid w:val="000D1E92"/>
    <w:rPr>
      <w:b/>
      <w:bCs/>
      <w:i/>
      <w:iCs/>
      <w:spacing w:val="5"/>
    </w:rPr>
  </w:style>
  <w:style w:type="paragraph" w:styleId="Closing">
    <w:name w:val="Closing"/>
    <w:basedOn w:val="Normal"/>
    <w:link w:val="ClosingChar"/>
    <w:uiPriority w:val="99"/>
    <w:semiHidden/>
    <w:unhideWhenUsed/>
    <w:rsid w:val="000D1E92"/>
    <w:pPr>
      <w:ind w:left="4320"/>
    </w:pPr>
  </w:style>
  <w:style w:type="character" w:customStyle="1" w:styleId="ClosingChar">
    <w:name w:val="Closing Char"/>
    <w:basedOn w:val="DefaultParagraphFont"/>
    <w:link w:val="Closing"/>
    <w:uiPriority w:val="99"/>
    <w:semiHidden/>
    <w:rsid w:val="000D1E92"/>
    <w:rPr>
      <w:lang w:val="en-GB"/>
    </w:rPr>
  </w:style>
  <w:style w:type="table" w:styleId="ColorfulGrid">
    <w:name w:val="Colorful Grid"/>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D1E9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D1E92"/>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D1E92"/>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D1E92"/>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D1E92"/>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D1E92"/>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D1E92"/>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D1E92"/>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D1E92"/>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D1E92"/>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D1E92"/>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D1E9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D1E92"/>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D1E92"/>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D1E92"/>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D1E92"/>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D1E92"/>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D1E92"/>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D1E92"/>
  </w:style>
  <w:style w:type="character" w:customStyle="1" w:styleId="DateChar">
    <w:name w:val="Date Char"/>
    <w:basedOn w:val="DefaultParagraphFont"/>
    <w:link w:val="Date"/>
    <w:uiPriority w:val="99"/>
    <w:semiHidden/>
    <w:rsid w:val="000D1E92"/>
    <w:rPr>
      <w:lang w:val="en-GB"/>
    </w:rPr>
  </w:style>
  <w:style w:type="paragraph" w:styleId="DocumentMap">
    <w:name w:val="Document Map"/>
    <w:basedOn w:val="Normal"/>
    <w:link w:val="DocumentMapChar"/>
    <w:uiPriority w:val="99"/>
    <w:semiHidden/>
    <w:unhideWhenUsed/>
    <w:rsid w:val="000D1E92"/>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D1E92"/>
    <w:rPr>
      <w:rFonts w:ascii="Segoe UI" w:hAnsi="Segoe UI" w:cs="Segoe UI"/>
      <w:sz w:val="16"/>
      <w:szCs w:val="16"/>
      <w:lang w:val="en-GB"/>
    </w:rPr>
  </w:style>
  <w:style w:type="paragraph" w:styleId="E-mailSignature">
    <w:name w:val="E-mail Signature"/>
    <w:basedOn w:val="Normal"/>
    <w:link w:val="E-mailSignatureChar"/>
    <w:uiPriority w:val="99"/>
    <w:semiHidden/>
    <w:unhideWhenUsed/>
    <w:rsid w:val="000D1E92"/>
  </w:style>
  <w:style w:type="character" w:customStyle="1" w:styleId="E-mailSignatureChar">
    <w:name w:val="E-mail Signature Char"/>
    <w:basedOn w:val="DefaultParagraphFont"/>
    <w:link w:val="E-mailSignature"/>
    <w:uiPriority w:val="99"/>
    <w:semiHidden/>
    <w:rsid w:val="000D1E92"/>
    <w:rPr>
      <w:lang w:val="en-GB"/>
    </w:rPr>
  </w:style>
  <w:style w:type="character" w:styleId="EndnoteReference">
    <w:name w:val="endnote reference"/>
    <w:basedOn w:val="DefaultParagraphFont"/>
    <w:uiPriority w:val="99"/>
    <w:semiHidden/>
    <w:unhideWhenUsed/>
    <w:rsid w:val="000D1E92"/>
    <w:rPr>
      <w:vertAlign w:val="superscript"/>
    </w:rPr>
  </w:style>
  <w:style w:type="paragraph" w:styleId="EndnoteText">
    <w:name w:val="endnote text"/>
    <w:basedOn w:val="Normal"/>
    <w:link w:val="EndnoteTextChar"/>
    <w:uiPriority w:val="99"/>
    <w:semiHidden/>
    <w:unhideWhenUsed/>
    <w:rsid w:val="000D1E92"/>
    <w:rPr>
      <w:sz w:val="20"/>
      <w:szCs w:val="20"/>
    </w:rPr>
  </w:style>
  <w:style w:type="character" w:customStyle="1" w:styleId="EndnoteTextChar">
    <w:name w:val="Endnote Text Char"/>
    <w:basedOn w:val="DefaultParagraphFont"/>
    <w:link w:val="EndnoteText"/>
    <w:uiPriority w:val="99"/>
    <w:semiHidden/>
    <w:rsid w:val="000D1E92"/>
    <w:rPr>
      <w:sz w:val="20"/>
      <w:szCs w:val="20"/>
      <w:lang w:val="en-GB"/>
    </w:rPr>
  </w:style>
  <w:style w:type="paragraph" w:styleId="EnvelopeAddress">
    <w:name w:val="envelope address"/>
    <w:basedOn w:val="Normal"/>
    <w:uiPriority w:val="99"/>
    <w:semiHidden/>
    <w:unhideWhenUsed/>
    <w:rsid w:val="000D1E9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D1E92"/>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0D1E92"/>
    <w:rPr>
      <w:color w:val="954F72" w:themeColor="followedHyperlink"/>
      <w:u w:val="single"/>
    </w:rPr>
  </w:style>
  <w:style w:type="character" w:styleId="FootnoteReference">
    <w:name w:val="footnote reference"/>
    <w:basedOn w:val="DefaultParagraphFont"/>
    <w:uiPriority w:val="99"/>
    <w:semiHidden/>
    <w:unhideWhenUsed/>
    <w:rsid w:val="000D1E92"/>
    <w:rPr>
      <w:vertAlign w:val="superscript"/>
    </w:rPr>
  </w:style>
  <w:style w:type="paragraph" w:styleId="FootnoteText">
    <w:name w:val="footnote text"/>
    <w:basedOn w:val="Normal"/>
    <w:link w:val="FootnoteTextChar"/>
    <w:uiPriority w:val="99"/>
    <w:semiHidden/>
    <w:unhideWhenUsed/>
    <w:rsid w:val="000D1E92"/>
    <w:rPr>
      <w:sz w:val="20"/>
      <w:szCs w:val="20"/>
    </w:rPr>
  </w:style>
  <w:style w:type="character" w:customStyle="1" w:styleId="FootnoteTextChar">
    <w:name w:val="Footnote Text Char"/>
    <w:basedOn w:val="DefaultParagraphFont"/>
    <w:link w:val="FootnoteText"/>
    <w:uiPriority w:val="99"/>
    <w:semiHidden/>
    <w:rsid w:val="000D1E92"/>
    <w:rPr>
      <w:sz w:val="20"/>
      <w:szCs w:val="20"/>
      <w:lang w:val="en-GB"/>
    </w:rPr>
  </w:style>
  <w:style w:type="table" w:styleId="GridTable1Light">
    <w:name w:val="Grid Table 1 Light"/>
    <w:basedOn w:val="TableNormal"/>
    <w:uiPriority w:val="46"/>
    <w:rsid w:val="000D1E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D1E9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D1E9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D1E9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D1E9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D1E9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D1E92"/>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D1E9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D1E9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0D1E9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0D1E9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0D1E9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0D1E92"/>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D1E92"/>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ashtag1">
    <w:name w:val="Hashtag1"/>
    <w:basedOn w:val="DefaultParagraphFont"/>
    <w:uiPriority w:val="99"/>
    <w:rsid w:val="000D1E92"/>
    <w:rPr>
      <w:color w:val="2B579A"/>
      <w:shd w:val="clear" w:color="auto" w:fill="E1DFDD"/>
    </w:rPr>
  </w:style>
  <w:style w:type="character" w:styleId="HTMLAcronym">
    <w:name w:val="HTML Acronym"/>
    <w:basedOn w:val="DefaultParagraphFont"/>
    <w:uiPriority w:val="99"/>
    <w:semiHidden/>
    <w:unhideWhenUsed/>
    <w:rsid w:val="000D1E92"/>
  </w:style>
  <w:style w:type="paragraph" w:styleId="HTMLAddress">
    <w:name w:val="HTML Address"/>
    <w:basedOn w:val="Normal"/>
    <w:link w:val="HTMLAddressChar"/>
    <w:uiPriority w:val="99"/>
    <w:semiHidden/>
    <w:unhideWhenUsed/>
    <w:rsid w:val="000D1E92"/>
    <w:rPr>
      <w:i/>
      <w:iCs/>
    </w:rPr>
  </w:style>
  <w:style w:type="character" w:customStyle="1" w:styleId="HTMLAddressChar">
    <w:name w:val="HTML Address Char"/>
    <w:basedOn w:val="DefaultParagraphFont"/>
    <w:link w:val="HTMLAddress"/>
    <w:uiPriority w:val="99"/>
    <w:semiHidden/>
    <w:rsid w:val="000D1E92"/>
    <w:rPr>
      <w:i/>
      <w:iCs/>
      <w:lang w:val="en-GB"/>
    </w:rPr>
  </w:style>
  <w:style w:type="character" w:styleId="HTMLCite">
    <w:name w:val="HTML Cite"/>
    <w:basedOn w:val="DefaultParagraphFont"/>
    <w:uiPriority w:val="99"/>
    <w:semiHidden/>
    <w:unhideWhenUsed/>
    <w:rsid w:val="000D1E92"/>
    <w:rPr>
      <w:i/>
      <w:iCs/>
    </w:rPr>
  </w:style>
  <w:style w:type="character" w:styleId="HTMLCode">
    <w:name w:val="HTML Code"/>
    <w:basedOn w:val="DefaultParagraphFont"/>
    <w:uiPriority w:val="99"/>
    <w:semiHidden/>
    <w:unhideWhenUsed/>
    <w:rsid w:val="000D1E92"/>
    <w:rPr>
      <w:rFonts w:ascii="Consolas" w:hAnsi="Consolas"/>
      <w:sz w:val="20"/>
      <w:szCs w:val="20"/>
    </w:rPr>
  </w:style>
  <w:style w:type="character" w:styleId="HTMLDefinition">
    <w:name w:val="HTML Definition"/>
    <w:basedOn w:val="DefaultParagraphFont"/>
    <w:uiPriority w:val="99"/>
    <w:semiHidden/>
    <w:unhideWhenUsed/>
    <w:rsid w:val="000D1E92"/>
    <w:rPr>
      <w:i/>
      <w:iCs/>
    </w:rPr>
  </w:style>
  <w:style w:type="character" w:styleId="HTMLKeyboard">
    <w:name w:val="HTML Keyboard"/>
    <w:basedOn w:val="DefaultParagraphFont"/>
    <w:uiPriority w:val="99"/>
    <w:semiHidden/>
    <w:unhideWhenUsed/>
    <w:rsid w:val="000D1E92"/>
    <w:rPr>
      <w:rFonts w:ascii="Consolas" w:hAnsi="Consolas"/>
      <w:sz w:val="20"/>
      <w:szCs w:val="20"/>
    </w:rPr>
  </w:style>
  <w:style w:type="character" w:styleId="HTMLSample">
    <w:name w:val="HTML Sample"/>
    <w:basedOn w:val="DefaultParagraphFont"/>
    <w:uiPriority w:val="99"/>
    <w:semiHidden/>
    <w:unhideWhenUsed/>
    <w:rsid w:val="000D1E92"/>
    <w:rPr>
      <w:rFonts w:ascii="Consolas" w:hAnsi="Consolas"/>
      <w:sz w:val="24"/>
      <w:szCs w:val="24"/>
    </w:rPr>
  </w:style>
  <w:style w:type="character" w:styleId="HTMLTypewriter">
    <w:name w:val="HTML Typewriter"/>
    <w:basedOn w:val="DefaultParagraphFont"/>
    <w:uiPriority w:val="99"/>
    <w:semiHidden/>
    <w:unhideWhenUsed/>
    <w:rsid w:val="000D1E92"/>
    <w:rPr>
      <w:rFonts w:ascii="Consolas" w:hAnsi="Consolas"/>
      <w:sz w:val="20"/>
      <w:szCs w:val="20"/>
    </w:rPr>
  </w:style>
  <w:style w:type="character" w:styleId="HTMLVariable">
    <w:name w:val="HTML Variable"/>
    <w:basedOn w:val="DefaultParagraphFont"/>
    <w:uiPriority w:val="99"/>
    <w:semiHidden/>
    <w:unhideWhenUsed/>
    <w:rsid w:val="000D1E92"/>
    <w:rPr>
      <w:i/>
      <w:iCs/>
    </w:rPr>
  </w:style>
  <w:style w:type="paragraph" w:styleId="Index1">
    <w:name w:val="index 1"/>
    <w:basedOn w:val="Normal"/>
    <w:next w:val="Normal"/>
    <w:uiPriority w:val="99"/>
    <w:semiHidden/>
    <w:unhideWhenUsed/>
    <w:rsid w:val="000D1E92"/>
    <w:pPr>
      <w:ind w:left="210" w:hanging="210"/>
    </w:pPr>
  </w:style>
  <w:style w:type="paragraph" w:styleId="Index2">
    <w:name w:val="index 2"/>
    <w:basedOn w:val="Normal"/>
    <w:next w:val="Normal"/>
    <w:uiPriority w:val="99"/>
    <w:semiHidden/>
    <w:unhideWhenUsed/>
    <w:rsid w:val="000D1E92"/>
    <w:pPr>
      <w:ind w:left="420" w:hanging="210"/>
    </w:pPr>
  </w:style>
  <w:style w:type="paragraph" w:styleId="Index3">
    <w:name w:val="index 3"/>
    <w:basedOn w:val="Normal"/>
    <w:next w:val="Normal"/>
    <w:uiPriority w:val="99"/>
    <w:semiHidden/>
    <w:unhideWhenUsed/>
    <w:rsid w:val="000D1E92"/>
    <w:pPr>
      <w:ind w:left="630" w:hanging="210"/>
    </w:pPr>
  </w:style>
  <w:style w:type="paragraph" w:styleId="Index4">
    <w:name w:val="index 4"/>
    <w:basedOn w:val="Normal"/>
    <w:next w:val="Normal"/>
    <w:uiPriority w:val="99"/>
    <w:semiHidden/>
    <w:unhideWhenUsed/>
    <w:rsid w:val="000D1E92"/>
    <w:pPr>
      <w:ind w:left="840" w:hanging="210"/>
    </w:pPr>
  </w:style>
  <w:style w:type="paragraph" w:styleId="Index5">
    <w:name w:val="index 5"/>
    <w:basedOn w:val="Normal"/>
    <w:next w:val="Normal"/>
    <w:uiPriority w:val="99"/>
    <w:semiHidden/>
    <w:unhideWhenUsed/>
    <w:rsid w:val="000D1E92"/>
    <w:pPr>
      <w:ind w:left="1050" w:hanging="210"/>
    </w:pPr>
  </w:style>
  <w:style w:type="paragraph" w:styleId="Index6">
    <w:name w:val="index 6"/>
    <w:basedOn w:val="Normal"/>
    <w:next w:val="Normal"/>
    <w:uiPriority w:val="99"/>
    <w:semiHidden/>
    <w:unhideWhenUsed/>
    <w:rsid w:val="000D1E92"/>
    <w:pPr>
      <w:ind w:left="1260" w:hanging="210"/>
    </w:pPr>
  </w:style>
  <w:style w:type="paragraph" w:styleId="Index7">
    <w:name w:val="index 7"/>
    <w:basedOn w:val="Normal"/>
    <w:next w:val="Normal"/>
    <w:uiPriority w:val="99"/>
    <w:semiHidden/>
    <w:unhideWhenUsed/>
    <w:rsid w:val="000D1E92"/>
    <w:pPr>
      <w:ind w:left="1470" w:hanging="210"/>
    </w:pPr>
  </w:style>
  <w:style w:type="paragraph" w:styleId="Index8">
    <w:name w:val="index 8"/>
    <w:basedOn w:val="Normal"/>
    <w:next w:val="Normal"/>
    <w:uiPriority w:val="99"/>
    <w:semiHidden/>
    <w:unhideWhenUsed/>
    <w:rsid w:val="000D1E92"/>
    <w:pPr>
      <w:ind w:left="1680" w:hanging="210"/>
    </w:pPr>
  </w:style>
  <w:style w:type="paragraph" w:styleId="Index9">
    <w:name w:val="index 9"/>
    <w:basedOn w:val="Normal"/>
    <w:next w:val="Normal"/>
    <w:uiPriority w:val="99"/>
    <w:semiHidden/>
    <w:unhideWhenUsed/>
    <w:rsid w:val="000D1E92"/>
    <w:pPr>
      <w:ind w:left="1890" w:hanging="210"/>
    </w:pPr>
  </w:style>
  <w:style w:type="paragraph" w:styleId="IndexHeading">
    <w:name w:val="index heading"/>
    <w:basedOn w:val="Normal"/>
    <w:next w:val="Index1"/>
    <w:uiPriority w:val="99"/>
    <w:semiHidden/>
    <w:unhideWhenUsed/>
    <w:rsid w:val="000D1E92"/>
    <w:rPr>
      <w:rFonts w:asciiTheme="majorHAnsi" w:eastAsiaTheme="majorEastAsia" w:hAnsiTheme="majorHAnsi" w:cstheme="majorBidi"/>
      <w:b/>
      <w:bCs/>
    </w:rPr>
  </w:style>
  <w:style w:type="character" w:styleId="IntenseEmphasis">
    <w:name w:val="Intense Emphasis"/>
    <w:basedOn w:val="DefaultParagraphFont"/>
    <w:uiPriority w:val="21"/>
    <w:qFormat/>
    <w:rsid w:val="000D1E92"/>
    <w:rPr>
      <w:i/>
      <w:iCs/>
      <w:color w:val="4472C4" w:themeColor="accent1"/>
    </w:rPr>
  </w:style>
  <w:style w:type="paragraph" w:styleId="IntenseQuote">
    <w:name w:val="Intense Quote"/>
    <w:basedOn w:val="Normal"/>
    <w:next w:val="Normal"/>
    <w:link w:val="IntenseQuoteChar"/>
    <w:uiPriority w:val="30"/>
    <w:qFormat/>
    <w:rsid w:val="000D1E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92"/>
    <w:rPr>
      <w:i/>
      <w:iCs/>
      <w:color w:val="4472C4" w:themeColor="accent1"/>
      <w:lang w:val="en-GB"/>
    </w:rPr>
  </w:style>
  <w:style w:type="character" w:styleId="IntenseReference">
    <w:name w:val="Intense Reference"/>
    <w:basedOn w:val="DefaultParagraphFont"/>
    <w:uiPriority w:val="32"/>
    <w:qFormat/>
    <w:rsid w:val="000D1E92"/>
    <w:rPr>
      <w:b/>
      <w:bCs/>
      <w:smallCaps/>
      <w:color w:val="4472C4" w:themeColor="accent1"/>
      <w:spacing w:val="5"/>
    </w:rPr>
  </w:style>
  <w:style w:type="table" w:styleId="LightGrid">
    <w:name w:val="Light Grid"/>
    <w:basedOn w:val="TableNormal"/>
    <w:uiPriority w:val="62"/>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D1E9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D1E92"/>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D1E92"/>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D1E9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D1E92"/>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D1E92"/>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D1E92"/>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D1E92"/>
    <w:pPr>
      <w:ind w:left="360" w:hanging="360"/>
      <w:contextualSpacing/>
    </w:pPr>
  </w:style>
  <w:style w:type="paragraph" w:styleId="List2">
    <w:name w:val="List 2"/>
    <w:basedOn w:val="Normal"/>
    <w:uiPriority w:val="99"/>
    <w:semiHidden/>
    <w:unhideWhenUsed/>
    <w:rsid w:val="000D1E92"/>
    <w:pPr>
      <w:ind w:left="720" w:hanging="360"/>
      <w:contextualSpacing/>
    </w:pPr>
  </w:style>
  <w:style w:type="paragraph" w:styleId="List3">
    <w:name w:val="List 3"/>
    <w:basedOn w:val="Normal"/>
    <w:uiPriority w:val="99"/>
    <w:semiHidden/>
    <w:unhideWhenUsed/>
    <w:rsid w:val="000D1E92"/>
    <w:pPr>
      <w:ind w:left="1080" w:hanging="360"/>
      <w:contextualSpacing/>
    </w:pPr>
  </w:style>
  <w:style w:type="paragraph" w:styleId="List4">
    <w:name w:val="List 4"/>
    <w:basedOn w:val="Normal"/>
    <w:uiPriority w:val="99"/>
    <w:semiHidden/>
    <w:unhideWhenUsed/>
    <w:rsid w:val="000D1E92"/>
    <w:pPr>
      <w:ind w:left="1440" w:hanging="360"/>
      <w:contextualSpacing/>
    </w:pPr>
  </w:style>
  <w:style w:type="paragraph" w:styleId="List5">
    <w:name w:val="List 5"/>
    <w:basedOn w:val="Normal"/>
    <w:uiPriority w:val="99"/>
    <w:semiHidden/>
    <w:unhideWhenUsed/>
    <w:rsid w:val="000D1E92"/>
    <w:pPr>
      <w:ind w:left="1800" w:hanging="360"/>
      <w:contextualSpacing/>
    </w:pPr>
  </w:style>
  <w:style w:type="paragraph" w:styleId="ListBullet">
    <w:name w:val="List Bullet"/>
    <w:basedOn w:val="Normal"/>
    <w:uiPriority w:val="99"/>
    <w:semiHidden/>
    <w:unhideWhenUsed/>
    <w:rsid w:val="000D1E92"/>
    <w:pPr>
      <w:numPr>
        <w:numId w:val="27"/>
      </w:numPr>
      <w:contextualSpacing/>
    </w:pPr>
  </w:style>
  <w:style w:type="paragraph" w:styleId="ListBullet2">
    <w:name w:val="List Bullet 2"/>
    <w:basedOn w:val="Normal"/>
    <w:uiPriority w:val="99"/>
    <w:semiHidden/>
    <w:unhideWhenUsed/>
    <w:rsid w:val="000D1E92"/>
    <w:pPr>
      <w:numPr>
        <w:numId w:val="28"/>
      </w:numPr>
      <w:contextualSpacing/>
    </w:pPr>
  </w:style>
  <w:style w:type="paragraph" w:styleId="ListBullet3">
    <w:name w:val="List Bullet 3"/>
    <w:basedOn w:val="Normal"/>
    <w:uiPriority w:val="99"/>
    <w:semiHidden/>
    <w:unhideWhenUsed/>
    <w:rsid w:val="000D1E92"/>
    <w:pPr>
      <w:numPr>
        <w:numId w:val="29"/>
      </w:numPr>
      <w:contextualSpacing/>
    </w:pPr>
  </w:style>
  <w:style w:type="paragraph" w:styleId="ListBullet4">
    <w:name w:val="List Bullet 4"/>
    <w:basedOn w:val="Normal"/>
    <w:uiPriority w:val="99"/>
    <w:semiHidden/>
    <w:unhideWhenUsed/>
    <w:rsid w:val="000D1E92"/>
    <w:pPr>
      <w:numPr>
        <w:numId w:val="30"/>
      </w:numPr>
      <w:contextualSpacing/>
    </w:pPr>
  </w:style>
  <w:style w:type="paragraph" w:styleId="ListBullet5">
    <w:name w:val="List Bullet 5"/>
    <w:basedOn w:val="Normal"/>
    <w:uiPriority w:val="99"/>
    <w:semiHidden/>
    <w:unhideWhenUsed/>
    <w:rsid w:val="000D1E92"/>
    <w:pPr>
      <w:numPr>
        <w:numId w:val="31"/>
      </w:numPr>
      <w:contextualSpacing/>
    </w:pPr>
  </w:style>
  <w:style w:type="paragraph" w:styleId="ListContinue">
    <w:name w:val="List Continue"/>
    <w:basedOn w:val="Normal"/>
    <w:uiPriority w:val="99"/>
    <w:semiHidden/>
    <w:unhideWhenUsed/>
    <w:rsid w:val="000D1E92"/>
    <w:pPr>
      <w:spacing w:after="120"/>
      <w:ind w:left="360"/>
      <w:contextualSpacing/>
    </w:pPr>
  </w:style>
  <w:style w:type="paragraph" w:styleId="ListContinue2">
    <w:name w:val="List Continue 2"/>
    <w:basedOn w:val="Normal"/>
    <w:uiPriority w:val="99"/>
    <w:semiHidden/>
    <w:unhideWhenUsed/>
    <w:rsid w:val="000D1E92"/>
    <w:pPr>
      <w:spacing w:after="120"/>
      <w:ind w:left="720"/>
      <w:contextualSpacing/>
    </w:pPr>
  </w:style>
  <w:style w:type="paragraph" w:styleId="ListContinue3">
    <w:name w:val="List Continue 3"/>
    <w:basedOn w:val="Normal"/>
    <w:uiPriority w:val="99"/>
    <w:semiHidden/>
    <w:unhideWhenUsed/>
    <w:rsid w:val="000D1E92"/>
    <w:pPr>
      <w:spacing w:after="120"/>
      <w:ind w:left="1080"/>
      <w:contextualSpacing/>
    </w:pPr>
  </w:style>
  <w:style w:type="paragraph" w:styleId="ListContinue4">
    <w:name w:val="List Continue 4"/>
    <w:basedOn w:val="Normal"/>
    <w:uiPriority w:val="99"/>
    <w:semiHidden/>
    <w:unhideWhenUsed/>
    <w:rsid w:val="000D1E92"/>
    <w:pPr>
      <w:spacing w:after="120"/>
      <w:ind w:left="1440"/>
      <w:contextualSpacing/>
    </w:pPr>
  </w:style>
  <w:style w:type="paragraph" w:styleId="ListContinue5">
    <w:name w:val="List Continue 5"/>
    <w:basedOn w:val="Normal"/>
    <w:uiPriority w:val="99"/>
    <w:semiHidden/>
    <w:unhideWhenUsed/>
    <w:rsid w:val="000D1E92"/>
    <w:pPr>
      <w:spacing w:after="120"/>
      <w:ind w:left="1800"/>
      <w:contextualSpacing/>
    </w:pPr>
  </w:style>
  <w:style w:type="paragraph" w:styleId="ListNumber">
    <w:name w:val="List Number"/>
    <w:basedOn w:val="Normal"/>
    <w:uiPriority w:val="99"/>
    <w:semiHidden/>
    <w:unhideWhenUsed/>
    <w:rsid w:val="000D1E92"/>
    <w:pPr>
      <w:numPr>
        <w:numId w:val="32"/>
      </w:numPr>
      <w:contextualSpacing/>
    </w:pPr>
  </w:style>
  <w:style w:type="paragraph" w:styleId="ListNumber2">
    <w:name w:val="List Number 2"/>
    <w:basedOn w:val="Normal"/>
    <w:uiPriority w:val="99"/>
    <w:semiHidden/>
    <w:unhideWhenUsed/>
    <w:rsid w:val="000D1E92"/>
    <w:pPr>
      <w:numPr>
        <w:numId w:val="33"/>
      </w:numPr>
      <w:contextualSpacing/>
    </w:pPr>
  </w:style>
  <w:style w:type="paragraph" w:styleId="ListNumber3">
    <w:name w:val="List Number 3"/>
    <w:basedOn w:val="Normal"/>
    <w:uiPriority w:val="99"/>
    <w:semiHidden/>
    <w:unhideWhenUsed/>
    <w:rsid w:val="000D1E92"/>
    <w:pPr>
      <w:numPr>
        <w:numId w:val="34"/>
      </w:numPr>
      <w:contextualSpacing/>
    </w:pPr>
  </w:style>
  <w:style w:type="paragraph" w:styleId="ListNumber4">
    <w:name w:val="List Number 4"/>
    <w:basedOn w:val="Normal"/>
    <w:uiPriority w:val="99"/>
    <w:semiHidden/>
    <w:unhideWhenUsed/>
    <w:rsid w:val="000D1E92"/>
    <w:pPr>
      <w:numPr>
        <w:numId w:val="35"/>
      </w:numPr>
      <w:contextualSpacing/>
    </w:pPr>
  </w:style>
  <w:style w:type="paragraph" w:styleId="ListNumber5">
    <w:name w:val="List Number 5"/>
    <w:basedOn w:val="Normal"/>
    <w:uiPriority w:val="99"/>
    <w:semiHidden/>
    <w:unhideWhenUsed/>
    <w:rsid w:val="000D1E92"/>
    <w:pPr>
      <w:numPr>
        <w:numId w:val="36"/>
      </w:numPr>
      <w:contextualSpacing/>
    </w:pPr>
  </w:style>
  <w:style w:type="table" w:styleId="ListTable1Light">
    <w:name w:val="List Table 1 Light"/>
    <w:basedOn w:val="TableNormal"/>
    <w:uiPriority w:val="46"/>
    <w:rsid w:val="000D1E9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D1E92"/>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0D1E92"/>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0D1E92"/>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0D1E92"/>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0D1E92"/>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0D1E92"/>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0D1E9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D1E9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0D1E92"/>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0D1E92"/>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0D1E92"/>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0D1E92"/>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0D1E92"/>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0D1E9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D1E9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0D1E92"/>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0D1E92"/>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0D1E92"/>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0D1E92"/>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0D1E92"/>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0D1E92"/>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D1E92"/>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D1E92"/>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D1E92"/>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D1E92"/>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D1E92"/>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D1E92"/>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D1E9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D1E92"/>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0D1E92"/>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0D1E92"/>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0D1E92"/>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0D1E92"/>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0D1E92"/>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0D1E9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D1E92"/>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D1E92"/>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D1E92"/>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D1E92"/>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D1E9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D1E92"/>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D1E92"/>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lang w:val="en-GB"/>
    </w:rPr>
  </w:style>
  <w:style w:type="character" w:customStyle="1" w:styleId="MacroTextChar">
    <w:name w:val="Macro Text Char"/>
    <w:basedOn w:val="DefaultParagraphFont"/>
    <w:link w:val="MacroText"/>
    <w:uiPriority w:val="99"/>
    <w:semiHidden/>
    <w:rsid w:val="000D1E92"/>
    <w:rPr>
      <w:rFonts w:ascii="Consolas" w:hAnsi="Consolas"/>
      <w:sz w:val="20"/>
      <w:szCs w:val="20"/>
      <w:lang w:val="en-GB"/>
    </w:rPr>
  </w:style>
  <w:style w:type="table" w:styleId="MediumGrid1">
    <w:name w:val="Medium Grid 1"/>
    <w:basedOn w:val="TableNormal"/>
    <w:uiPriority w:val="67"/>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D1E9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D1E92"/>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D1E92"/>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D1E92"/>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D1E92"/>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D1E92"/>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D1E92"/>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tion1">
    <w:name w:val="Mention1"/>
    <w:basedOn w:val="DefaultParagraphFont"/>
    <w:uiPriority w:val="99"/>
    <w:rsid w:val="000D1E92"/>
    <w:rPr>
      <w:color w:val="2B579A"/>
      <w:shd w:val="clear" w:color="auto" w:fill="E1DFDD"/>
    </w:rPr>
  </w:style>
  <w:style w:type="paragraph" w:styleId="MessageHeader">
    <w:name w:val="Message Header"/>
    <w:basedOn w:val="Normal"/>
    <w:link w:val="MessageHeaderChar"/>
    <w:uiPriority w:val="99"/>
    <w:semiHidden/>
    <w:unhideWhenUsed/>
    <w:rsid w:val="000D1E9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D1E92"/>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0D1E92"/>
    <w:pPr>
      <w:widowControl w:val="0"/>
      <w:jc w:val="both"/>
    </w:pPr>
    <w:rPr>
      <w:lang w:val="en-GB"/>
    </w:rPr>
  </w:style>
  <w:style w:type="paragraph" w:styleId="NormalWeb">
    <w:name w:val="Normal (Web)"/>
    <w:basedOn w:val="Normal"/>
    <w:uiPriority w:val="99"/>
    <w:semiHidden/>
    <w:unhideWhenUsed/>
    <w:rsid w:val="000D1E92"/>
    <w:rPr>
      <w:rFonts w:ascii="Times New Roman" w:hAnsi="Times New Roman" w:cs="Times New Roman"/>
      <w:sz w:val="24"/>
      <w:szCs w:val="24"/>
    </w:rPr>
  </w:style>
  <w:style w:type="paragraph" w:styleId="NormalIndent">
    <w:name w:val="Normal Indent"/>
    <w:basedOn w:val="Normal"/>
    <w:uiPriority w:val="99"/>
    <w:semiHidden/>
    <w:unhideWhenUsed/>
    <w:rsid w:val="000D1E92"/>
    <w:pPr>
      <w:ind w:left="720"/>
    </w:pPr>
  </w:style>
  <w:style w:type="paragraph" w:styleId="NoteHeading">
    <w:name w:val="Note Heading"/>
    <w:basedOn w:val="Normal"/>
    <w:next w:val="Normal"/>
    <w:link w:val="NoteHeadingChar"/>
    <w:uiPriority w:val="99"/>
    <w:semiHidden/>
    <w:unhideWhenUsed/>
    <w:rsid w:val="000D1E92"/>
  </w:style>
  <w:style w:type="character" w:customStyle="1" w:styleId="NoteHeadingChar">
    <w:name w:val="Note Heading Char"/>
    <w:basedOn w:val="DefaultParagraphFont"/>
    <w:link w:val="NoteHeading"/>
    <w:uiPriority w:val="99"/>
    <w:semiHidden/>
    <w:rsid w:val="000D1E92"/>
    <w:rPr>
      <w:lang w:val="en-GB"/>
    </w:rPr>
  </w:style>
  <w:style w:type="character" w:styleId="PageNumber">
    <w:name w:val="page number"/>
    <w:basedOn w:val="DefaultParagraphFont"/>
    <w:uiPriority w:val="99"/>
    <w:semiHidden/>
    <w:unhideWhenUsed/>
    <w:rsid w:val="000D1E92"/>
  </w:style>
  <w:style w:type="table" w:styleId="PlainTable1">
    <w:name w:val="Plain Table 1"/>
    <w:basedOn w:val="TableNormal"/>
    <w:uiPriority w:val="41"/>
    <w:rsid w:val="000D1E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D1E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D1E9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1E9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D1E9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D1E92"/>
    <w:rPr>
      <w:rFonts w:ascii="Consolas" w:hAnsi="Consolas"/>
      <w:szCs w:val="21"/>
    </w:rPr>
  </w:style>
  <w:style w:type="character" w:customStyle="1" w:styleId="PlainTextChar">
    <w:name w:val="Plain Text Char"/>
    <w:basedOn w:val="DefaultParagraphFont"/>
    <w:link w:val="PlainText"/>
    <w:uiPriority w:val="99"/>
    <w:semiHidden/>
    <w:rsid w:val="000D1E92"/>
    <w:rPr>
      <w:rFonts w:ascii="Consolas" w:hAnsi="Consolas"/>
      <w:szCs w:val="21"/>
      <w:lang w:val="en-GB"/>
    </w:rPr>
  </w:style>
  <w:style w:type="paragraph" w:styleId="Quote">
    <w:name w:val="Quote"/>
    <w:basedOn w:val="Normal"/>
    <w:next w:val="Normal"/>
    <w:link w:val="QuoteChar"/>
    <w:uiPriority w:val="29"/>
    <w:qFormat/>
    <w:rsid w:val="000D1E9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D1E92"/>
    <w:rPr>
      <w:i/>
      <w:iCs/>
      <w:color w:val="404040" w:themeColor="text1" w:themeTint="BF"/>
      <w:lang w:val="en-GB"/>
    </w:rPr>
  </w:style>
  <w:style w:type="paragraph" w:styleId="Salutation">
    <w:name w:val="Salutation"/>
    <w:basedOn w:val="Normal"/>
    <w:next w:val="Normal"/>
    <w:link w:val="SalutationChar"/>
    <w:uiPriority w:val="99"/>
    <w:semiHidden/>
    <w:unhideWhenUsed/>
    <w:rsid w:val="000D1E92"/>
  </w:style>
  <w:style w:type="character" w:customStyle="1" w:styleId="SalutationChar">
    <w:name w:val="Salutation Char"/>
    <w:basedOn w:val="DefaultParagraphFont"/>
    <w:link w:val="Salutation"/>
    <w:uiPriority w:val="99"/>
    <w:semiHidden/>
    <w:rsid w:val="000D1E92"/>
    <w:rPr>
      <w:lang w:val="en-GB"/>
    </w:rPr>
  </w:style>
  <w:style w:type="paragraph" w:styleId="Signature">
    <w:name w:val="Signature"/>
    <w:basedOn w:val="Normal"/>
    <w:link w:val="SignatureChar"/>
    <w:uiPriority w:val="99"/>
    <w:semiHidden/>
    <w:unhideWhenUsed/>
    <w:rsid w:val="000D1E92"/>
    <w:pPr>
      <w:ind w:left="4320"/>
    </w:pPr>
  </w:style>
  <w:style w:type="character" w:customStyle="1" w:styleId="SignatureChar">
    <w:name w:val="Signature Char"/>
    <w:basedOn w:val="DefaultParagraphFont"/>
    <w:link w:val="Signature"/>
    <w:uiPriority w:val="99"/>
    <w:semiHidden/>
    <w:rsid w:val="000D1E92"/>
    <w:rPr>
      <w:lang w:val="en-GB"/>
    </w:rPr>
  </w:style>
  <w:style w:type="character" w:customStyle="1" w:styleId="SmartHyperlink1">
    <w:name w:val="Smart Hyperlink1"/>
    <w:basedOn w:val="DefaultParagraphFont"/>
    <w:uiPriority w:val="99"/>
    <w:rsid w:val="000D1E92"/>
    <w:rPr>
      <w:u w:val="dotted"/>
    </w:rPr>
  </w:style>
  <w:style w:type="character" w:customStyle="1" w:styleId="SmartLink1">
    <w:name w:val="SmartLink1"/>
    <w:basedOn w:val="DefaultParagraphFont"/>
    <w:uiPriority w:val="99"/>
    <w:rsid w:val="000D1E92"/>
    <w:rPr>
      <w:color w:val="0000FF"/>
      <w:u w:val="single"/>
      <w:shd w:val="clear" w:color="auto" w:fill="F3F2F1"/>
    </w:rPr>
  </w:style>
  <w:style w:type="character" w:styleId="Strong">
    <w:name w:val="Strong"/>
    <w:basedOn w:val="DefaultParagraphFont"/>
    <w:uiPriority w:val="22"/>
    <w:qFormat/>
    <w:rsid w:val="000D1E92"/>
    <w:rPr>
      <w:b/>
      <w:bCs/>
    </w:rPr>
  </w:style>
  <w:style w:type="paragraph" w:styleId="Subtitle">
    <w:name w:val="Subtitle"/>
    <w:basedOn w:val="Normal"/>
    <w:next w:val="Normal"/>
    <w:link w:val="SubtitleChar"/>
    <w:uiPriority w:val="11"/>
    <w:qFormat/>
    <w:rsid w:val="000D1E92"/>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0D1E92"/>
    <w:rPr>
      <w:color w:val="5A5A5A" w:themeColor="text1" w:themeTint="A5"/>
      <w:spacing w:val="15"/>
      <w:sz w:val="22"/>
      <w:lang w:val="en-GB"/>
    </w:rPr>
  </w:style>
  <w:style w:type="character" w:styleId="SubtleEmphasis">
    <w:name w:val="Subtle Emphasis"/>
    <w:basedOn w:val="DefaultParagraphFont"/>
    <w:uiPriority w:val="19"/>
    <w:qFormat/>
    <w:rsid w:val="000D1E92"/>
    <w:rPr>
      <w:i/>
      <w:iCs/>
      <w:color w:val="404040" w:themeColor="text1" w:themeTint="BF"/>
    </w:rPr>
  </w:style>
  <w:style w:type="character" w:styleId="SubtleReference">
    <w:name w:val="Subtle Reference"/>
    <w:basedOn w:val="DefaultParagraphFont"/>
    <w:uiPriority w:val="31"/>
    <w:qFormat/>
    <w:rsid w:val="000D1E92"/>
    <w:rPr>
      <w:smallCaps/>
      <w:color w:val="5A5A5A" w:themeColor="text1" w:themeTint="A5"/>
    </w:rPr>
  </w:style>
  <w:style w:type="table" w:styleId="Table3Deffects1">
    <w:name w:val="Table 3D effects 1"/>
    <w:basedOn w:val="TableNormal"/>
    <w:uiPriority w:val="99"/>
    <w:semiHidden/>
    <w:unhideWhenUsed/>
    <w:rsid w:val="000D1E92"/>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D1E92"/>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D1E92"/>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D1E92"/>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D1E92"/>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D1E92"/>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D1E92"/>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D1E92"/>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D1E92"/>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D1E92"/>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D1E92"/>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D1E92"/>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D1E92"/>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D1E92"/>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D1E92"/>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D1E92"/>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D1E92"/>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D1E92"/>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D1E92"/>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D1E92"/>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D1E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D1E92"/>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D1E92"/>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D1E92"/>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D1E92"/>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D1E92"/>
    <w:pPr>
      <w:ind w:left="210" w:hanging="210"/>
    </w:pPr>
  </w:style>
  <w:style w:type="paragraph" w:styleId="TableofFigures">
    <w:name w:val="table of figures"/>
    <w:basedOn w:val="Normal"/>
    <w:next w:val="Normal"/>
    <w:uiPriority w:val="99"/>
    <w:semiHidden/>
    <w:unhideWhenUsed/>
    <w:rsid w:val="000D1E92"/>
  </w:style>
  <w:style w:type="table" w:styleId="TableProfessional">
    <w:name w:val="Table Professional"/>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D1E92"/>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D1E92"/>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D1E92"/>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D1E92"/>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D1E9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D1E92"/>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D1E92"/>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D1E92"/>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0D1E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E92"/>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uiPriority w:val="99"/>
    <w:semiHidden/>
    <w:unhideWhenUsed/>
    <w:rsid w:val="000D1E92"/>
    <w:pPr>
      <w:spacing w:before="120"/>
    </w:pPr>
    <w:rPr>
      <w:rFonts w:asciiTheme="majorHAnsi" w:eastAsiaTheme="majorEastAsia" w:hAnsiTheme="majorHAnsi" w:cstheme="majorBidi"/>
      <w:b/>
      <w:bCs/>
      <w:sz w:val="24"/>
      <w:szCs w:val="24"/>
    </w:rPr>
  </w:style>
  <w:style w:type="paragraph" w:styleId="TOC1">
    <w:name w:val="toc 1"/>
    <w:basedOn w:val="Normal"/>
    <w:next w:val="Normal"/>
    <w:uiPriority w:val="39"/>
    <w:semiHidden/>
    <w:unhideWhenUsed/>
    <w:rsid w:val="000D1E92"/>
    <w:pPr>
      <w:spacing w:after="100"/>
    </w:pPr>
  </w:style>
  <w:style w:type="paragraph" w:styleId="TOC2">
    <w:name w:val="toc 2"/>
    <w:basedOn w:val="Normal"/>
    <w:next w:val="Normal"/>
    <w:uiPriority w:val="39"/>
    <w:semiHidden/>
    <w:unhideWhenUsed/>
    <w:rsid w:val="000D1E92"/>
    <w:pPr>
      <w:spacing w:after="100"/>
      <w:ind w:left="210"/>
    </w:pPr>
  </w:style>
  <w:style w:type="paragraph" w:styleId="TOC3">
    <w:name w:val="toc 3"/>
    <w:basedOn w:val="Normal"/>
    <w:next w:val="Normal"/>
    <w:uiPriority w:val="39"/>
    <w:semiHidden/>
    <w:unhideWhenUsed/>
    <w:rsid w:val="000D1E92"/>
    <w:pPr>
      <w:spacing w:after="100"/>
      <w:ind w:left="420"/>
    </w:pPr>
  </w:style>
  <w:style w:type="paragraph" w:styleId="TOC4">
    <w:name w:val="toc 4"/>
    <w:basedOn w:val="Normal"/>
    <w:next w:val="Normal"/>
    <w:uiPriority w:val="39"/>
    <w:semiHidden/>
    <w:unhideWhenUsed/>
    <w:rsid w:val="000D1E92"/>
    <w:pPr>
      <w:spacing w:after="100"/>
      <w:ind w:left="630"/>
    </w:pPr>
  </w:style>
  <w:style w:type="paragraph" w:styleId="TOC5">
    <w:name w:val="toc 5"/>
    <w:basedOn w:val="Normal"/>
    <w:next w:val="Normal"/>
    <w:uiPriority w:val="39"/>
    <w:semiHidden/>
    <w:unhideWhenUsed/>
    <w:rsid w:val="000D1E92"/>
    <w:pPr>
      <w:spacing w:after="100"/>
      <w:ind w:left="840"/>
    </w:pPr>
  </w:style>
  <w:style w:type="paragraph" w:styleId="TOC6">
    <w:name w:val="toc 6"/>
    <w:basedOn w:val="Normal"/>
    <w:next w:val="Normal"/>
    <w:uiPriority w:val="39"/>
    <w:semiHidden/>
    <w:unhideWhenUsed/>
    <w:rsid w:val="000D1E92"/>
    <w:pPr>
      <w:spacing w:after="100"/>
      <w:ind w:left="1050"/>
    </w:pPr>
  </w:style>
  <w:style w:type="paragraph" w:styleId="TOC7">
    <w:name w:val="toc 7"/>
    <w:basedOn w:val="Normal"/>
    <w:next w:val="Normal"/>
    <w:uiPriority w:val="39"/>
    <w:semiHidden/>
    <w:unhideWhenUsed/>
    <w:rsid w:val="000D1E92"/>
    <w:pPr>
      <w:spacing w:after="100"/>
      <w:ind w:left="1260"/>
    </w:pPr>
  </w:style>
  <w:style w:type="paragraph" w:styleId="TOC8">
    <w:name w:val="toc 8"/>
    <w:basedOn w:val="Normal"/>
    <w:next w:val="Normal"/>
    <w:uiPriority w:val="39"/>
    <w:semiHidden/>
    <w:unhideWhenUsed/>
    <w:rsid w:val="000D1E92"/>
    <w:pPr>
      <w:spacing w:after="100"/>
      <w:ind w:left="1470"/>
    </w:pPr>
  </w:style>
  <w:style w:type="paragraph" w:styleId="TOC9">
    <w:name w:val="toc 9"/>
    <w:basedOn w:val="Normal"/>
    <w:next w:val="Normal"/>
    <w:uiPriority w:val="39"/>
    <w:semiHidden/>
    <w:unhideWhenUsed/>
    <w:rsid w:val="000D1E92"/>
    <w:pPr>
      <w:spacing w:after="100"/>
      <w:ind w:left="1680"/>
    </w:pPr>
  </w:style>
  <w:style w:type="paragraph" w:styleId="TOCHeading">
    <w:name w:val="TOC Heading"/>
    <w:basedOn w:val="Heading1"/>
    <w:next w:val="Normal"/>
    <w:uiPriority w:val="39"/>
    <w:semiHidden/>
    <w:unhideWhenUsed/>
    <w:qFormat/>
    <w:rsid w:val="000D1E92"/>
    <w:pPr>
      <w:keepLines/>
      <w:spacing w:before="240"/>
      <w:outlineLvl w:val="9"/>
    </w:pPr>
    <w:rPr>
      <w:color w:val="2F5496" w:themeColor="accent1" w:themeShade="BF"/>
      <w:sz w:val="32"/>
      <w:szCs w:val="32"/>
    </w:rPr>
  </w:style>
  <w:style w:type="character" w:customStyle="1" w:styleId="UnresolvedMention2">
    <w:name w:val="Unresolved Mention2"/>
    <w:basedOn w:val="DefaultParagraphFont"/>
    <w:uiPriority w:val="99"/>
    <w:rsid w:val="000D1E92"/>
    <w:rPr>
      <w:color w:val="605E5C"/>
      <w:shd w:val="clear" w:color="auto" w:fill="E1DFDD"/>
    </w:rPr>
  </w:style>
  <w:style w:type="paragraph" w:customStyle="1" w:styleId="a">
    <w:name w:val=":)"/>
    <w:rsid w:val="003543AB"/>
    <w:pPr>
      <w:spacing w:after="160" w:line="259" w:lineRule="auto"/>
    </w:pPr>
    <w:rPr>
      <w:rFonts w:eastAsiaTheme="minorHAnsi"/>
      <w:kern w:val="0"/>
      <w:sz w:val="22"/>
      <w:lang w:eastAsia="en-US"/>
    </w:rPr>
  </w:style>
  <w:style w:type="paragraph" w:customStyle="1" w:styleId="EndNoteBibliographyTitle">
    <w:name w:val="EndNote Bibliography Title"/>
    <w:basedOn w:val="Normal"/>
    <w:link w:val="EndNoteBibliographyTitleChar"/>
    <w:rsid w:val="00744C5C"/>
    <w:pPr>
      <w:jc w:val="center"/>
    </w:pPr>
    <w:rPr>
      <w:rFonts w:ascii="Yu Mincho" w:eastAsia="Yu Mincho" w:hAnsi="Yu Mincho"/>
      <w:noProof/>
      <w:sz w:val="20"/>
    </w:rPr>
  </w:style>
  <w:style w:type="character" w:customStyle="1" w:styleId="EndNoteBibliographyTitleChar">
    <w:name w:val="EndNote Bibliography Title Char"/>
    <w:basedOn w:val="DefaultParagraphFont"/>
    <w:link w:val="EndNoteBibliographyTitle"/>
    <w:rsid w:val="00744C5C"/>
    <w:rPr>
      <w:rFonts w:ascii="Yu Mincho" w:eastAsia="Yu Mincho" w:hAnsi="Yu Mincho"/>
      <w:noProof/>
      <w:sz w:val="20"/>
      <w:lang w:val="en-GB"/>
    </w:rPr>
  </w:style>
  <w:style w:type="paragraph" w:customStyle="1" w:styleId="EndNoteBibliography">
    <w:name w:val="EndNote Bibliography"/>
    <w:basedOn w:val="Normal"/>
    <w:link w:val="EndNoteBibliographyChar"/>
    <w:rsid w:val="00744C5C"/>
    <w:pPr>
      <w:jc w:val="left"/>
    </w:pPr>
    <w:rPr>
      <w:rFonts w:ascii="Yu Mincho" w:eastAsia="Yu Mincho" w:hAnsi="Yu Mincho"/>
      <w:noProof/>
      <w:sz w:val="20"/>
    </w:rPr>
  </w:style>
  <w:style w:type="character" w:customStyle="1" w:styleId="EndNoteBibliographyChar">
    <w:name w:val="EndNote Bibliography Char"/>
    <w:basedOn w:val="DefaultParagraphFont"/>
    <w:link w:val="EndNoteBibliography"/>
    <w:rsid w:val="00744C5C"/>
    <w:rPr>
      <w:rFonts w:ascii="Yu Mincho" w:eastAsia="Yu Mincho" w:hAnsi="Yu Mincho"/>
      <w:noProof/>
      <w:sz w:val="20"/>
      <w:lang w:val="en-GB"/>
    </w:rPr>
  </w:style>
  <w:style w:type="character" w:styleId="Hashtag">
    <w:name w:val="Hashtag"/>
    <w:basedOn w:val="DefaultParagraphFont"/>
    <w:uiPriority w:val="99"/>
    <w:rsid w:val="00304D94"/>
    <w:rPr>
      <w:color w:val="2B579A"/>
      <w:shd w:val="clear" w:color="auto" w:fill="E1DFDD"/>
    </w:rPr>
  </w:style>
  <w:style w:type="character" w:styleId="Mention">
    <w:name w:val="Mention"/>
    <w:basedOn w:val="DefaultParagraphFont"/>
    <w:uiPriority w:val="99"/>
    <w:rsid w:val="00304D94"/>
    <w:rPr>
      <w:color w:val="2B579A"/>
      <w:shd w:val="clear" w:color="auto" w:fill="E1DFDD"/>
    </w:rPr>
  </w:style>
  <w:style w:type="character" w:styleId="SmartHyperlink">
    <w:name w:val="Smart Hyperlink"/>
    <w:basedOn w:val="DefaultParagraphFont"/>
    <w:uiPriority w:val="99"/>
    <w:rsid w:val="00304D94"/>
    <w:rPr>
      <w:u w:val="dotted"/>
    </w:rPr>
  </w:style>
  <w:style w:type="character" w:styleId="SmartLink">
    <w:name w:val="Smart Link"/>
    <w:basedOn w:val="DefaultParagraphFont"/>
    <w:uiPriority w:val="99"/>
    <w:rsid w:val="00304D94"/>
    <w:rPr>
      <w:color w:val="0000FF"/>
      <w:u w:val="single"/>
      <w:shd w:val="clear" w:color="auto" w:fill="F3F2F1"/>
    </w:rPr>
  </w:style>
  <w:style w:type="character" w:styleId="UnresolvedMention">
    <w:name w:val="Unresolved Mention"/>
    <w:basedOn w:val="DefaultParagraphFont"/>
    <w:uiPriority w:val="99"/>
    <w:rsid w:val="00304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873519">
      <w:bodyDiv w:val="1"/>
      <w:marLeft w:val="0"/>
      <w:marRight w:val="0"/>
      <w:marTop w:val="0"/>
      <w:marBottom w:val="0"/>
      <w:divBdr>
        <w:top w:val="none" w:sz="0" w:space="0" w:color="auto"/>
        <w:left w:val="none" w:sz="0" w:space="0" w:color="auto"/>
        <w:bottom w:val="none" w:sz="0" w:space="0" w:color="auto"/>
        <w:right w:val="none" w:sz="0" w:space="0" w:color="auto"/>
      </w:divBdr>
      <w:divsChild>
        <w:div w:id="1352873674">
          <w:marLeft w:val="480"/>
          <w:marRight w:val="0"/>
          <w:marTop w:val="0"/>
          <w:marBottom w:val="0"/>
          <w:divBdr>
            <w:top w:val="none" w:sz="0" w:space="0" w:color="auto"/>
            <w:left w:val="none" w:sz="0" w:space="0" w:color="auto"/>
            <w:bottom w:val="none" w:sz="0" w:space="0" w:color="auto"/>
            <w:right w:val="none" w:sz="0" w:space="0" w:color="auto"/>
          </w:divBdr>
          <w:divsChild>
            <w:div w:id="16002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8/nn.4509" TargetMode="External"/><Relationship Id="rId21" Type="http://schemas.openxmlformats.org/officeDocument/2006/relationships/hyperlink" Target="https://doi.org/10.1126/science.aax0758" TargetMode="External"/><Relationship Id="rId34" Type="http://schemas.openxmlformats.org/officeDocument/2006/relationships/hyperlink" Target="https://doi.org/10.1038/nature11028" TargetMode="External"/><Relationship Id="rId42" Type="http://schemas.openxmlformats.org/officeDocument/2006/relationships/hyperlink" Target="https://doi.org/10.1016/0006-8993(71)90358-1" TargetMode="External"/><Relationship Id="rId47" Type="http://schemas.openxmlformats.org/officeDocument/2006/relationships/hyperlink" Target="https://doi.org/10.1016/j.neuron.2008.12.023" TargetMode="External"/><Relationship Id="rId50" Type="http://schemas.openxmlformats.org/officeDocument/2006/relationships/hyperlink" Target="https://doi.org/10.1523/JNEUROSCI.0567-09.2010" TargetMode="External"/><Relationship Id="rId55" Type="http://schemas.openxmlformats.org/officeDocument/2006/relationships/image" Target="media/image1.ti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neuron.2009.07.027" TargetMode="External"/><Relationship Id="rId29" Type="http://schemas.openxmlformats.org/officeDocument/2006/relationships/hyperlink" Target="https://doi.org/10.1126/science.1157086" TargetMode="External"/><Relationship Id="rId11" Type="http://schemas.openxmlformats.org/officeDocument/2006/relationships/hyperlink" Target="https://github.com/yanagisawa-lab/hippocampal-neural-trajectory-fluctuations-during-a-WM-task" TargetMode="External"/><Relationship Id="rId24" Type="http://schemas.openxmlformats.org/officeDocument/2006/relationships/hyperlink" Target="https://doi.org/10.1038/nature08499" TargetMode="External"/><Relationship Id="rId32" Type="http://schemas.openxmlformats.org/officeDocument/2006/relationships/hyperlink" Target="https://doi.org/10.1016/j.celrep.2015.09.081" TargetMode="External"/><Relationship Id="rId37" Type="http://schemas.openxmlformats.org/officeDocument/2006/relationships/hyperlink" Target="https://doi.org/10.1002/hipo.1028" TargetMode="External"/><Relationship Id="rId40" Type="http://schemas.openxmlformats.org/officeDocument/2006/relationships/hyperlink" Target="https://doi.org/10.1126/science.aax1030" TargetMode="External"/><Relationship Id="rId45" Type="http://schemas.openxmlformats.org/officeDocument/2006/relationships/hyperlink" Target="https://doi.org/10.1038/nn.3077" TargetMode="External"/><Relationship Id="rId53" Type="http://schemas.openxmlformats.org/officeDocument/2006/relationships/hyperlink" Target="https://doi.org/10.1152/jn.90941.2008" TargetMode="External"/><Relationship Id="rId58" Type="http://schemas.openxmlformats.org/officeDocument/2006/relationships/image" Target="media/image4.tiff"/><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7.tif"/><Relationship Id="rId19" Type="http://schemas.openxmlformats.org/officeDocument/2006/relationships/hyperlink" Target="https://doi.org/10.1038/nature01964" TargetMode="External"/><Relationship Id="rId14" Type="http://schemas.openxmlformats.org/officeDocument/2006/relationships/hyperlink" Target="https://doi.org/10.1016/0306-4522(89)90423-5" TargetMode="External"/><Relationship Id="rId22" Type="http://schemas.openxmlformats.org/officeDocument/2006/relationships/hyperlink" Target="https://doi.org/10.1038/s41586-021-04268-7" TargetMode="External"/><Relationship Id="rId27" Type="http://schemas.openxmlformats.org/officeDocument/2006/relationships/hyperlink" Target="https://doi.org/10.1038/nature17144" TargetMode="External"/><Relationship Id="rId30" Type="http://schemas.openxmlformats.org/officeDocument/2006/relationships/hyperlink" Target="https://doi.org/10.1016/j.cub.2017.02.013" TargetMode="External"/><Relationship Id="rId35" Type="http://schemas.openxmlformats.org/officeDocument/2006/relationships/hyperlink" Target="https://doi.org/10.1098/rstb.1971.0078" TargetMode="External"/><Relationship Id="rId43" Type="http://schemas.openxmlformats.org/officeDocument/2006/relationships/hyperlink" Target="https://doi.org/10.1523/JNEUROSCI.0437-08.2008" TargetMode="External"/><Relationship Id="rId48" Type="http://schemas.openxmlformats.org/officeDocument/2006/relationships/hyperlink" Target="https://doi.org/10.1038/nrn3785" TargetMode="External"/><Relationship Id="rId56" Type="http://schemas.openxmlformats.org/officeDocument/2006/relationships/image" Target="media/image2.tif"/><Relationship Id="rId64" Type="http://schemas.openxmlformats.org/officeDocument/2006/relationships/footer" Target="footer1.xml"/><Relationship Id="rId8" Type="http://schemas.openxmlformats.org/officeDocument/2006/relationships/hyperlink" Target="https://github.com/jniediek/combinato" TargetMode="External"/><Relationship Id="rId51" Type="http://schemas.openxmlformats.org/officeDocument/2006/relationships/hyperlink" Target="https://doi.org/10.1038/s41592-019-0686-2" TargetMode="External"/><Relationship Id="rId3" Type="http://schemas.openxmlformats.org/officeDocument/2006/relationships/styles" Target="styles.xml"/><Relationship Id="rId12" Type="http://schemas.openxmlformats.org/officeDocument/2006/relationships/hyperlink" Target="https://doi.org/10.1126/sciadv.aav3687" TargetMode="External"/><Relationship Id="rId17" Type="http://schemas.openxmlformats.org/officeDocument/2006/relationships/hyperlink" Target="https://doi.org/10.1038/nn1961" TargetMode="External"/><Relationship Id="rId25" Type="http://schemas.openxmlformats.org/officeDocument/2006/relationships/hyperlink" Target="https://doi.org/10.1126/science.1217230" TargetMode="External"/><Relationship Id="rId33" Type="http://schemas.openxmlformats.org/officeDocument/2006/relationships/hyperlink" Target="https://doi.org/10.1038/s41467-022-33536-x" TargetMode="External"/><Relationship Id="rId38" Type="http://schemas.openxmlformats.org/officeDocument/2006/relationships/hyperlink" Target="https://doi.org/10.1523/JNEUROSCI.19-21-09497.1999" TargetMode="External"/><Relationship Id="rId46" Type="http://schemas.openxmlformats.org/officeDocument/2006/relationships/hyperlink" Target="https://doi.org/10.1523/JNEUROSCI.0656-12.2012" TargetMode="External"/><Relationship Id="rId59" Type="http://schemas.openxmlformats.org/officeDocument/2006/relationships/image" Target="media/image5.tiff"/><Relationship Id="rId67" Type="http://schemas.openxmlformats.org/officeDocument/2006/relationships/theme" Target="theme/theme1.xml"/><Relationship Id="rId20" Type="http://schemas.openxmlformats.org/officeDocument/2006/relationships/hyperlink" Target="https://doi.org/10.1038/sdata.2018.10" TargetMode="External"/><Relationship Id="rId41" Type="http://schemas.openxmlformats.org/officeDocument/2006/relationships/hyperlink" Target="https://doi.org/10.1016/0014-4886(76)90055-8" TargetMode="External"/><Relationship Id="rId54" Type="http://schemas.openxmlformats.org/officeDocument/2006/relationships/hyperlink" Target="https://doi.org/10.1038/s41593-022-01212-4" TargetMode="External"/><Relationship Id="rId62"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2/hipo.22488" TargetMode="External"/><Relationship Id="rId23" Type="http://schemas.openxmlformats.org/officeDocument/2006/relationships/hyperlink" Target="https://doi.org/10.1038/nn.2384" TargetMode="External"/><Relationship Id="rId28" Type="http://schemas.openxmlformats.org/officeDocument/2006/relationships/hyperlink" Target="https://doi.org/10.1038/s41586-022-05533-z" TargetMode="External"/><Relationship Id="rId36" Type="http://schemas.openxmlformats.org/officeDocument/2006/relationships/hyperlink" Target="https://doi.org/10.21105/joss.00861" TargetMode="External"/><Relationship Id="rId49" Type="http://schemas.openxmlformats.org/officeDocument/2006/relationships/hyperlink" Target="https://doi.org/10.1038/nrn2614" TargetMode="External"/><Relationship Id="rId57" Type="http://schemas.openxmlformats.org/officeDocument/2006/relationships/image" Target="media/image3.tiff"/><Relationship Id="rId10" Type="http://schemas.openxmlformats.org/officeDocument/2006/relationships/hyperlink" Target="https://github.com/Eden-Kramer-Lab/ripple_detection" TargetMode="External"/><Relationship Id="rId31" Type="http://schemas.openxmlformats.org/officeDocument/2006/relationships/hyperlink" Target="https://doi.org/10.1016/s0896-6273(02)01096-6" TargetMode="External"/><Relationship Id="rId44" Type="http://schemas.openxmlformats.org/officeDocument/2006/relationships/hyperlink" Target="https://doi.org/10.1016/0377-0427(87)90125-7" TargetMode="External"/><Relationship Id="rId52" Type="http://schemas.openxmlformats.org/officeDocument/2006/relationships/hyperlink" Target="https://doi.org/10.1126/science.8036517" TargetMode="External"/><Relationship Id="rId60" Type="http://schemas.openxmlformats.org/officeDocument/2006/relationships/image" Target="media/image6.tif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lephant.readthedocs.io/en/latest/reference/gpfa.html" TargetMode="External"/><Relationship Id="rId13" Type="http://schemas.openxmlformats.org/officeDocument/2006/relationships/hyperlink" Target="https://doi.org/10.1038/s41597-020-0364-3" TargetMode="External"/><Relationship Id="rId18" Type="http://schemas.openxmlformats.org/officeDocument/2006/relationships/hyperlink" Target="https://doi.org/10.1002/hipo.20707" TargetMode="External"/><Relationship Id="rId39" Type="http://schemas.openxmlformats.org/officeDocument/2006/relationships/hyperlink" Target="https://doi.org/10.1371/journal.pone.0166598"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2F7BE-87F4-462E-AE28-E1C33CDA5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5491</TotalTime>
  <Pages>38</Pages>
  <Words>7633</Words>
  <Characters>43509</Characters>
  <Application>Microsoft Office Word</Application>
  <DocSecurity>0</DocSecurity>
  <Lines>362</Lines>
  <Paragraphs>102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渡邉裕亮</dc:creator>
  <cp:lastModifiedBy>裕亮 渡邉</cp:lastModifiedBy>
  <cp:revision>122</cp:revision>
  <cp:lastPrinted>2023-05-04T02:16:00Z</cp:lastPrinted>
  <dcterms:created xsi:type="dcterms:W3CDTF">2023-04-29T01:50:00Z</dcterms:created>
  <dcterms:modified xsi:type="dcterms:W3CDTF">2023-09-04T07:16:00Z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984aeddc5741c71e6cbedcb772e78e7faf9f09687da1092463448e3e931e6d24</vt:lpwstr>
  </property>
  <property fmtid="{D5CDD505-2E9C-101B-9397-08002B2CF9AE}" pid="3" name="LE1">
    <vt:filetime>2023-04-22T10:36:43Z</vt:filetime>
  </property>
  <property fmtid="{D5CDD505-2E9C-101B-9397-08002B2CF9AE}" pid="4" name="ZOTERO_PREF_1">
    <vt:lpwstr>&lt;data data-version="3" zotero-version="6.0.20"&gt;&lt;session id="ReJ4SMPL"/&gt;&lt;style id="" hasBibliography="0" bibliographyStyleHasBeenSet="0"/&gt;&lt;prefs/&gt;&lt;/data&gt;</vt:lpwstr>
  </property>
</Properties>
</file>